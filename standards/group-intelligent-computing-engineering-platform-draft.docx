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7"/>
        <w:framePr w:wrap="around"/>
        <w:rPr>
          <w:rFonts w:ascii="Arial" w:hAnsi="Arial" w:cs="Arial"/>
        </w:rPr>
      </w:pPr>
    </w:p>
    <w:tbl>
      <w:tblPr>
        <w:tblStyle w:val="53"/>
        <w:tblW w:w="93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355" w:type="dxa"/>
            <w:tcBorders>
              <w:top w:val="nil"/>
              <w:left w:val="nil"/>
              <w:bottom w:val="nil"/>
              <w:right w:val="nil"/>
            </w:tcBorders>
            <w:shd w:val="clear" w:color="auto" w:fill="auto"/>
          </w:tcPr>
          <w:p>
            <w:pPr>
              <w:pStyle w:val="147"/>
              <w:framePr w:wrap="around"/>
              <w:rPr>
                <w:rFonts w:ascii="Arial" w:hAnsi="Arial" w:cs="Arial"/>
              </w:rPr>
            </w:pPr>
            <w:r>
              <w:rPr>
                <w:rFonts w:ascii="Arial" w:hAnsi="Arial" w:cs="Arial"/>
              </w:rPr>
              <mc:AlternateContent>
                <mc:Choice Requires="wps">
                  <w:drawing>
                    <wp:anchor distT="0" distB="0" distL="114300" distR="114300" simplePos="0" relativeHeight="251659264" behindDoc="1" locked="0" layoutInCell="1" allowOverlap="1">
                      <wp:simplePos x="0" y="0"/>
                      <wp:positionH relativeFrom="column">
                        <wp:posOffset>-66675</wp:posOffset>
                      </wp:positionH>
                      <wp:positionV relativeFrom="paragraph">
                        <wp:posOffset>0</wp:posOffset>
                      </wp:positionV>
                      <wp:extent cx="866775" cy="198120"/>
                      <wp:effectExtent l="4445" t="0" r="0" b="3810"/>
                      <wp:wrapNone/>
                      <wp:docPr id="1" name="BAH"/>
                      <wp:cNvGraphicFramePr/>
                      <a:graphic xmlns:a="http://schemas.openxmlformats.org/drawingml/2006/main">
                        <a:graphicData uri="http://schemas.microsoft.com/office/word/2010/wordprocessingShape">
                          <wps:wsp>
                            <wps:cNvSpPr>
                              <a:spLocks noChangeArrowheads="1"/>
                            </wps:cNvSpPr>
                            <wps:spPr bwMode="auto">
                              <a:xfrm>
                                <a:off x="0" y="0"/>
                                <a:ext cx="866775" cy="19812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BAH" o:spid="_x0000_s1026" o:spt="1" style="position:absolute;left:0pt;margin-left:-5.25pt;margin-top:0pt;height:15.6pt;width:68.25pt;z-index:-251657216;mso-width-relative:page;mso-height-relative:page;" fillcolor="#FFFFFF" filled="t" stroked="f" coordsize="21600,21600" o:gfxdata="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yK4v7NUAAAAHAQAADwAAAAAAAAABACAAAAAi&#10;AAAAZHJzL2Rvd25yZXYueG1sUEsBAhQAFAAAAAgAh07iQHwyIagNAgAAIAQAAA4AAAAAAAAAAQAg&#10;AAAAJAEAAGRycy9lMm9Eb2MueG1sUEsFBgAAAAAGAAYAWQEAAKMFAAAAAA==&#10;">
                      <v:fill on="t" focussize="0,0"/>
                      <v:stroke on="f"/>
                      <v:imagedata o:title=""/>
                      <o:lock v:ext="edit" aspectratio="f"/>
                    </v:rect>
                  </w:pict>
                </mc:Fallback>
              </mc:AlternateContent>
            </w:r>
          </w:p>
        </w:tc>
      </w:tr>
    </w:tbl>
    <w:p>
      <w:pPr>
        <w:pStyle w:val="90"/>
        <w:framePr w:wrap="around"/>
        <w:rPr>
          <w:rFonts w:ascii="Arial" w:hAnsi="Arial" w:cs="Arial"/>
        </w:rPr>
      </w:pPr>
      <w:bookmarkStart w:id="0" w:name="c1"/>
      <w:r>
        <w:rPr>
          <w:rFonts w:ascii="Arial" w:hAnsi="Arial" w:cs="Arial"/>
        </w:rPr>
        <w:fldChar w:fldCharType="begin">
          <w:ffData>
            <w:name w:val="c1"/>
            <w:enabled/>
            <w:calcOnExit w:val="0"/>
            <w:textInput>
              <w:default w:val="YD"/>
              <w:maxLength w:val="2"/>
            </w:textInput>
          </w:ffData>
        </w:fldChar>
      </w:r>
      <w:r>
        <w:rPr>
          <w:rFonts w:ascii="Arial" w:hAnsi="Arial" w:cs="Arial"/>
        </w:rPr>
        <w:instrText xml:space="preserve"> FORMTEXT </w:instrText>
      </w:r>
      <w:r>
        <w:rPr>
          <w:rFonts w:ascii="Arial" w:hAnsi="Arial" w:cs="Arial"/>
        </w:rPr>
        <w:fldChar w:fldCharType="separate"/>
      </w:r>
      <w:r>
        <w:rPr>
          <w:rFonts w:ascii="Arial" w:hAnsi="Arial" w:cs="Arial"/>
        </w:rPr>
        <w:t>YD</w:t>
      </w:r>
      <w:r>
        <w:rPr>
          <w:rFonts w:ascii="Arial" w:hAnsi="Arial" w:cs="Arial"/>
        </w:rPr>
        <w:fldChar w:fldCharType="end"/>
      </w:r>
      <w:bookmarkEnd w:id="0"/>
    </w:p>
    <w:p>
      <w:pPr>
        <w:pStyle w:val="134"/>
        <w:framePr w:wrap="around"/>
        <w:rPr>
          <w:rFonts w:ascii="Arial" w:hAnsi="Arial" w:cs="Arial"/>
        </w:rPr>
      </w:pPr>
      <w:r>
        <w:rPr>
          <w:rFonts w:ascii="Arial" w:hAnsi="Arial" w:cs="Arial"/>
        </w:rPr>
        <w:t>中华人民共和国</w:t>
      </w:r>
      <w:bookmarkStart w:id="1" w:name="c2"/>
      <w:r>
        <w:rPr>
          <w:rFonts w:ascii="Arial" w:hAnsi="Arial" w:cs="Arial"/>
        </w:rPr>
        <w:fldChar w:fldCharType="begin">
          <w:ffData>
            <w:name w:val="c2"/>
            <w:enabled/>
            <w:calcOnExit w:val="0"/>
            <w:textInput>
              <w:default w:val="通信"/>
            </w:textInput>
          </w:ffData>
        </w:fldChar>
      </w:r>
      <w:r>
        <w:rPr>
          <w:rFonts w:ascii="Arial" w:hAnsi="Arial" w:cs="Arial"/>
        </w:rPr>
        <w:instrText xml:space="preserve"> FORMTEXT </w:instrText>
      </w:r>
      <w:r>
        <w:rPr>
          <w:rFonts w:ascii="Arial" w:hAnsi="Arial" w:cs="Arial"/>
        </w:rPr>
        <w:fldChar w:fldCharType="separate"/>
      </w:r>
      <w:r>
        <w:rPr>
          <w:rFonts w:ascii="Arial" w:hAnsi="Arial" w:cs="Arial"/>
        </w:rPr>
        <w:t>通信</w:t>
      </w:r>
      <w:r>
        <w:rPr>
          <w:rFonts w:ascii="Arial" w:hAnsi="Arial" w:cs="Arial"/>
        </w:rPr>
        <w:fldChar w:fldCharType="end"/>
      </w:r>
      <w:bookmarkEnd w:id="1"/>
      <w:r>
        <w:rPr>
          <w:rFonts w:ascii="Arial" w:hAnsi="Arial" w:cs="Arial"/>
        </w:rPr>
        <w:t>行业标准</w:t>
      </w:r>
    </w:p>
    <w:p>
      <w:pPr>
        <w:pStyle w:val="74"/>
        <w:framePr w:wrap="around"/>
        <w:rPr>
          <w:rFonts w:ascii="Arial" w:hAnsi="Arial" w:cs="Arial"/>
        </w:rPr>
      </w:pPr>
      <w:bookmarkStart w:id="2" w:name="StdNo0"/>
      <w:r>
        <w:rPr>
          <w:rFonts w:ascii="Arial" w:hAnsi="Arial" w:cs="Arial"/>
        </w:rPr>
        <w:fldChar w:fldCharType="begin">
          <w:ffData>
            <w:name w:val="StdNo0"/>
            <w:enabled/>
            <w:calcOnExit w:val="0"/>
            <w:textInput>
              <w:default w:val="XX"/>
              <w:maxLength w:val="2"/>
            </w:textInput>
          </w:ffData>
        </w:fldChar>
      </w:r>
      <w:r>
        <w:rPr>
          <w:rFonts w:ascii="Arial" w:hAnsi="Arial" w:cs="Arial"/>
        </w:rPr>
        <w:instrText xml:space="preserve"> FORMTEXT </w:instrText>
      </w:r>
      <w:r>
        <w:rPr>
          <w:rFonts w:ascii="Arial" w:hAnsi="Arial" w:cs="Arial"/>
        </w:rPr>
        <w:fldChar w:fldCharType="separate"/>
      </w:r>
      <w:r>
        <w:rPr>
          <w:rFonts w:ascii="Arial" w:hAnsi="Arial" w:cs="Arial"/>
        </w:rPr>
        <w:t>XX</w:t>
      </w:r>
      <w:r>
        <w:rPr>
          <w:rFonts w:ascii="Arial" w:hAnsi="Arial" w:cs="Arial"/>
        </w:rPr>
        <w:fldChar w:fldCharType="end"/>
      </w:r>
      <w:bookmarkEnd w:id="2"/>
      <w:r>
        <w:rPr>
          <w:rFonts w:ascii="Arial" w:hAnsi="Arial" w:cs="Arial"/>
        </w:rPr>
        <w:t xml:space="preserve">/T </w:t>
      </w:r>
      <w:r>
        <w:rPr>
          <w:rFonts w:hint="eastAsia" w:ascii="Arial" w:hAnsi="Arial" w:cs="Arial"/>
        </w:rPr>
        <w:t>s</w:t>
      </w:r>
      <w:r>
        <w:rPr>
          <w:rFonts w:ascii="Arial" w:hAnsi="Arial" w:cs="Arial"/>
        </w:rPr>
        <w:t>—</w:t>
      </w:r>
      <w:bookmarkStart w:id="3" w:name="StdNo2"/>
      <w:r>
        <w:rPr>
          <w:rFonts w:ascii="Arial" w:hAnsi="Arial" w:cs="Arial"/>
        </w:rPr>
        <w:fldChar w:fldCharType="begin">
          <w:ffData>
            <w:name w:val="StdNo2"/>
            <w:enabled/>
            <w:calcOnExit w:val="0"/>
            <w:textInput>
              <w:default w:val="XXXX"/>
              <w:maxLength w:val="4"/>
            </w:textInput>
          </w:ffData>
        </w:fldChar>
      </w:r>
      <w:r>
        <w:rPr>
          <w:rFonts w:ascii="Arial" w:hAnsi="Arial" w:cs="Arial"/>
        </w:rPr>
        <w:instrText xml:space="preserve"> FORMTEXT </w:instrText>
      </w:r>
      <w:r>
        <w:rPr>
          <w:rFonts w:ascii="Arial" w:hAnsi="Arial" w:cs="Arial"/>
        </w:rPr>
        <w:fldChar w:fldCharType="separate"/>
      </w:r>
      <w:r>
        <w:rPr>
          <w:rFonts w:ascii="Arial" w:hAnsi="Arial" w:cs="Arial"/>
        </w:rPr>
        <w:t>XXXX</w:t>
      </w:r>
      <w:r>
        <w:rPr>
          <w:rFonts w:ascii="Arial" w:hAnsi="Arial" w:cs="Arial"/>
        </w:rPr>
        <w:fldChar w:fldCharType="end"/>
      </w:r>
      <w:bookmarkEnd w:id="3"/>
    </w:p>
    <w:tbl>
      <w:tblPr>
        <w:tblStyle w:val="53"/>
        <w:tblW w:w="91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1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40" w:type="dxa"/>
            <w:tcBorders>
              <w:top w:val="nil"/>
              <w:left w:val="nil"/>
              <w:bottom w:val="nil"/>
              <w:right w:val="nil"/>
            </w:tcBorders>
            <w:shd w:val="clear" w:color="auto" w:fill="auto"/>
          </w:tcPr>
          <w:p>
            <w:pPr>
              <w:pStyle w:val="100"/>
              <w:framePr w:wrap="around"/>
              <w:rPr>
                <w:rFonts w:ascii="Arial" w:hAnsi="Arial" w:cs="Arial"/>
              </w:rPr>
            </w:pPr>
            <w:bookmarkStart w:id="4" w:name="DT"/>
            <w:r>
              <w:rPr>
                <w:rFonts w:ascii="Arial" w:hAnsi="Arial" w:cs="Arial"/>
              </w:rPr>
              <mc:AlternateContent>
                <mc:Choice Requires="wps">
                  <w:drawing>
                    <wp:anchor distT="0" distB="0" distL="114300" distR="114300" simplePos="0" relativeHeight="251660288" behindDoc="1" locked="0" layoutInCell="1" allowOverlap="1">
                      <wp:simplePos x="0" y="0"/>
                      <wp:positionH relativeFrom="column">
                        <wp:posOffset>4686300</wp:posOffset>
                      </wp:positionH>
                      <wp:positionV relativeFrom="paragraph">
                        <wp:posOffset>340995</wp:posOffset>
                      </wp:positionV>
                      <wp:extent cx="1143000" cy="228600"/>
                      <wp:effectExtent l="0" t="0" r="3175" b="0"/>
                      <wp:wrapNone/>
                      <wp:docPr id="4" name="DT"/>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DT" o:spid="_x0000_s1026" o:spt="1" style="position:absolute;left:0pt;margin-left:369pt;margin-top:26.85pt;height:18pt;width:90pt;z-index:-251656192;mso-width-relative:page;mso-height-relative:page;" fillcolor="#FFFFFF" filled="t" stroked="f" coordsize="21600,21600" o:gfxdata="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PErgf2AAAAAkBAAAPAAAAAAAAAAEAIAAAACIA&#10;AABkcnMvZG93bnJldi54bWxQSwECFAAUAAAACACHTuJAzgru1AkCAAAgBAAADgAAAAAAAAABACAA&#10;AAAnAQAAZHJzL2Uyb0RvYy54bWxQSwUGAAAAAAYABgBZAQAAogUAAAAA&#10;">
                      <v:fill on="t" focussize="0,0"/>
                      <v:stroke on="f"/>
                      <v:imagedata o:title=""/>
                      <o:lock v:ext="edit" aspectratio="f"/>
                    </v:rect>
                  </w:pict>
                </mc:Fallback>
              </mc:AlternateContent>
            </w:r>
            <w:bookmarkEnd w:id="4"/>
          </w:p>
        </w:tc>
      </w:tr>
    </w:tbl>
    <w:p>
      <w:pPr>
        <w:pStyle w:val="74"/>
        <w:framePr w:wrap="around"/>
        <w:rPr>
          <w:rFonts w:ascii="Arial" w:hAnsi="Arial" w:cs="Arial"/>
        </w:rPr>
      </w:pPr>
    </w:p>
    <w:p>
      <w:pPr>
        <w:pStyle w:val="74"/>
        <w:framePr w:wrap="around"/>
        <w:rPr>
          <w:rFonts w:ascii="Arial" w:hAnsi="Arial" w:cs="Arial"/>
        </w:rPr>
      </w:pPr>
    </w:p>
    <w:p>
      <w:pPr>
        <w:pStyle w:val="102"/>
        <w:framePr w:wrap="around" w:x="1491" w:y="6134"/>
      </w:pPr>
      <w:r>
        <w:rPr>
          <w:rFonts w:hint="eastAsia" w:ascii="Arial" w:hAnsi="Arial" w:cs="Arial"/>
        </w:rPr>
        <w:t>智算工程平台能力要求</w:t>
      </w:r>
    </w:p>
    <w:p>
      <w:pPr>
        <w:pStyle w:val="103"/>
        <w:framePr w:wrap="around" w:x="1491" w:y="6134"/>
      </w:pPr>
      <w:r>
        <w:t xml:space="preserve"> </w:t>
      </w:r>
      <w:sdt>
        <w:sdtPr>
          <w:rPr>
            <w:rFonts w:hint="eastAsia"/>
          </w:rPr>
          <w:tag w:val="STDENGLISHNAME"/>
          <w:id w:val="1017275865"/>
          <w:placeholder>
            <w:docPart w:val="3134EAEBD345174AB31DDAA83BCEBEF5"/>
          </w:placeholder>
          <w:text w:multiLine="1"/>
        </w:sdtPr>
        <w:sdtEndPr>
          <w:rPr>
            <w:rFonts w:hint="eastAsia"/>
          </w:rPr>
        </w:sdtEndPr>
        <w:sdtContent>
          <w:r>
            <w:rPr>
              <w:rFonts w:hint="eastAsia"/>
            </w:rPr>
            <w:t xml:space="preserve"> The capability requirements of</w:t>
          </w:r>
          <w:bookmarkStart w:id="5" w:name="_Hlk155615703"/>
          <w:r>
            <w:t xml:space="preserve"> Intelligent computing engineering </w:t>
          </w:r>
          <w:r>
            <w:rPr>
              <w:rFonts w:hint="eastAsia"/>
            </w:rPr>
            <w:t>platform</w:t>
          </w:r>
        </w:sdtContent>
      </w:sdt>
      <w:bookmarkEnd w:id="5"/>
    </w:p>
    <w:p>
      <w:pPr>
        <w:pStyle w:val="104"/>
        <w:framePr w:wrap="around" w:x="1491" w:y="6134"/>
      </w:pPr>
      <w:r>
        <w:t xml:space="preserve"> </w:t>
      </w:r>
      <w:sdt>
        <w:sdtPr>
          <w:tag w:val="CONSISTDEGREEID"/>
          <w:id w:val="96836151"/>
          <w:placeholder>
            <w:docPart w:val="3A3A886E1859BA45B2CAB694024EC1AC"/>
          </w:placeholder>
          <w:showingPlcHdr/>
          <w:text w:multiLine="1"/>
        </w:sdtPr>
        <w:sdtContent>
          <w:r>
            <w:rPr>
              <w:rStyle w:val="262"/>
              <w:rFonts w:hint="eastAsia"/>
              <w:color w:val="auto"/>
            </w:rPr>
            <w:t>[点击此处添加与国际标准一致性程度的标识]</w:t>
          </w:r>
        </w:sdtContent>
      </w:sdt>
    </w:p>
    <w:p>
      <w:pPr>
        <w:pStyle w:val="104"/>
        <w:framePr w:wrap="around" w:x="1491" w:y="6134"/>
        <w:jc w:val="left"/>
        <w:rPr>
          <w:rFonts w:ascii="Arial" w:hAnsi="Arial" w:cs="Arial"/>
        </w:rPr>
      </w:pPr>
    </w:p>
    <w:tbl>
      <w:tblPr>
        <w:tblStyle w:val="53"/>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63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39" w:type="dxa"/>
            <w:tcBorders>
              <w:top w:val="nil"/>
              <w:left w:val="nil"/>
              <w:bottom w:val="nil"/>
              <w:right w:val="nil"/>
            </w:tcBorders>
            <w:shd w:val="clear" w:color="auto" w:fill="auto"/>
          </w:tcPr>
          <w:p>
            <w:pPr>
              <w:pStyle w:val="105"/>
              <w:framePr w:wrap="around" w:x="1491" w:y="6134"/>
            </w:pPr>
            <w:sdt>
              <w:sdtPr>
                <w:tag w:val="MINUSCATEGORY"/>
                <w:id w:val="1783452998"/>
                <w:placeholder>
                  <w:docPart w:val="BFD52DB73077C94B91C26C59C087003B"/>
                </w:placeholder>
                <w:dropDownList>
                  <w:listItem w:displayText="（文稿版次选择）" w:value="（文稿版次选择）"/>
                  <w:listItem w:displayText="（工作组讨论稿）" w:value="（工作组讨论稿）"/>
                  <w:listItem w:displayText="（征求意见稿）" w:value="（征求意见稿）"/>
                  <w:listItem w:displayText="（送审讨论稿）" w:value="（送审讨论稿）"/>
                  <w:listItem w:displayText="（送审稿）" w:value="（送审稿）"/>
                  <w:listItem w:displayText="（报批稿）" w:value="（报批稿）"/>
                </w:dropDownList>
              </w:sdtPr>
              <w:sdtContent>
                <w:r>
                  <w:t>（征求意见稿）</w:t>
                </w:r>
              </w:sdtContent>
            </w:sdt>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39" w:type="dxa"/>
            <w:tcBorders>
              <w:top w:val="nil"/>
              <w:left w:val="nil"/>
              <w:bottom w:val="nil"/>
              <w:right w:val="nil"/>
            </w:tcBorders>
            <w:shd w:val="clear" w:color="auto" w:fill="auto"/>
          </w:tcPr>
          <w:p>
            <w:pPr>
              <w:pStyle w:val="106"/>
              <w:framePr w:wrap="around" w:x="1491" w:y="6134"/>
              <w:rPr>
                <w:rFonts w:ascii="Arial" w:hAnsi="Arial" w:cs="Arial"/>
              </w:rPr>
            </w:pPr>
            <w:sdt>
              <w:sdtPr>
                <w:rPr>
                  <w:rFonts w:hint="eastAsia"/>
                </w:rPr>
                <w:tag w:val="FINSHTIME"/>
                <w:id w:val="1302117498"/>
                <w:placeholder>
                  <w:docPart w:val="FB78C54CCE4D094DB8849FE724369EC9"/>
                </w:placeholder>
                <w:text/>
              </w:sdtPr>
              <w:sdtEndPr>
                <w:rPr>
                  <w:rFonts w:hint="eastAsia"/>
                </w:rPr>
              </w:sdtEndPr>
              <w:sdtContent>
                <w:r>
                  <w:rPr>
                    <w:rFonts w:hint="eastAsia"/>
                  </w:rPr>
                  <w:t>202</w:t>
                </w:r>
                <w:r>
                  <w:t>4</w:t>
                </w:r>
                <w:r>
                  <w:rPr>
                    <w:rFonts w:hint="eastAsia"/>
                  </w:rPr>
                  <w:t>年</w:t>
                </w:r>
                <w:r>
                  <w:t>1</w:t>
                </w:r>
                <w:r>
                  <w:rPr>
                    <w:rFonts w:hint="eastAsia"/>
                  </w:rPr>
                  <w:t>月</w:t>
                </w:r>
                <w:r>
                  <w:t>11</w:t>
                </w:r>
                <w:r>
                  <w:rPr>
                    <w:rFonts w:hint="eastAsia"/>
                  </w:rPr>
                  <w:t>日</w:t>
                </w:r>
              </w:sdtContent>
            </w:sdt>
          </w:p>
        </w:tc>
      </w:tr>
    </w:tbl>
    <w:p>
      <w:pPr>
        <w:pStyle w:val="155"/>
        <w:framePr w:wrap="around" w:hAnchor="page" w:x="1360" w:y="14075"/>
        <w:rPr>
          <w:rFonts w:ascii="Arial" w:hAnsi="Arial" w:cs="Arial"/>
        </w:rPr>
      </w:pPr>
      <w:bookmarkStart w:id="6" w:name="FY"/>
      <w:r>
        <w:rPr>
          <w:rFonts w:ascii="Arial" w:hAnsi="Arial" w:cs="Arial"/>
        </w:rPr>
        <w:fldChar w:fldCharType="begin">
          <w:ffData>
            <w:name w:val="FY"/>
            <w:enabled/>
            <w:calcOnExit w:val="0"/>
            <w:textInput>
              <w:default w:val="XXXX"/>
              <w:maxLength w:val="4"/>
            </w:textInput>
          </w:ffData>
        </w:fldChar>
      </w:r>
      <w:r>
        <w:rPr>
          <w:rFonts w:ascii="Arial" w:hAnsi="Arial" w:cs="Arial"/>
        </w:rPr>
        <w:instrText xml:space="preserve"> FORMTEXT </w:instrText>
      </w:r>
      <w:r>
        <w:rPr>
          <w:rFonts w:ascii="Arial" w:hAnsi="Arial" w:cs="Arial"/>
        </w:rPr>
        <w:fldChar w:fldCharType="separate"/>
      </w:r>
      <w:r>
        <w:rPr>
          <w:rFonts w:ascii="Arial" w:hAnsi="Arial" w:cs="Arial"/>
        </w:rPr>
        <w:t>XXXX</w:t>
      </w:r>
      <w:r>
        <w:rPr>
          <w:rFonts w:ascii="Arial" w:hAnsi="Arial" w:cs="Arial"/>
        </w:rPr>
        <w:fldChar w:fldCharType="end"/>
      </w:r>
      <w:bookmarkEnd w:id="6"/>
      <w:r>
        <w:rPr>
          <w:rFonts w:ascii="Arial" w:hAnsi="Arial" w:cs="Arial"/>
        </w:rPr>
        <w:t xml:space="preserve"> - </w:t>
      </w:r>
      <w:r>
        <w:rPr>
          <w:rFonts w:ascii="Arial" w:hAnsi="Arial" w:cs="Arial"/>
        </w:rPr>
        <w:fldChar w:fldCharType="begin">
          <w:ffData>
            <w:name w:val="FM"/>
            <w:enabled/>
            <w:calcOnExit w:val="0"/>
            <w:textInput>
              <w:default w:val="XX"/>
              <w:maxLength w:val="2"/>
            </w:textInput>
          </w:ffData>
        </w:fldChar>
      </w:r>
      <w:r>
        <w:rPr>
          <w:rFonts w:ascii="Arial" w:hAnsi="Arial" w:cs="Arial"/>
        </w:rPr>
        <w:instrText xml:space="preserve"> FORMTEXT </w:instrText>
      </w:r>
      <w:r>
        <w:rPr>
          <w:rFonts w:ascii="Arial" w:hAnsi="Arial" w:cs="Arial"/>
        </w:rPr>
        <w:fldChar w:fldCharType="separate"/>
      </w:r>
      <w:r>
        <w:rPr>
          <w:rFonts w:ascii="Arial" w:hAnsi="Arial" w:cs="Arial"/>
        </w:rPr>
        <w:t>  </w:t>
      </w:r>
      <w:r>
        <w:rPr>
          <w:rFonts w:ascii="Arial" w:hAnsi="Arial" w:cs="Arial"/>
        </w:rPr>
        <w:fldChar w:fldCharType="end"/>
      </w:r>
      <w:r>
        <w:rPr>
          <w:rFonts w:ascii="Arial" w:hAnsi="Arial" w:cs="Arial"/>
        </w:rPr>
        <w:t xml:space="preserve"> - </w:t>
      </w:r>
      <w:bookmarkStart w:id="7" w:name="FD"/>
      <w:r>
        <w:rPr>
          <w:rFonts w:ascii="Arial" w:hAnsi="Arial" w:cs="Arial"/>
        </w:rPr>
        <w:fldChar w:fldCharType="begin">
          <w:ffData>
            <w:name w:val="FD"/>
            <w:enabled/>
            <w:calcOnExit w:val="0"/>
            <w:textInput>
              <w:default w:val="XX"/>
              <w:maxLength w:val="2"/>
            </w:textInput>
          </w:ffData>
        </w:fldChar>
      </w:r>
      <w:r>
        <w:rPr>
          <w:rFonts w:ascii="Arial" w:hAnsi="Arial" w:cs="Arial"/>
        </w:rPr>
        <w:instrText xml:space="preserve"> FORMTEXT </w:instrText>
      </w:r>
      <w:r>
        <w:rPr>
          <w:rFonts w:ascii="Arial" w:hAnsi="Arial" w:cs="Arial"/>
        </w:rPr>
        <w:fldChar w:fldCharType="separate"/>
      </w:r>
      <w:r>
        <w:rPr>
          <w:rFonts w:ascii="Arial" w:hAnsi="Arial" w:cs="Arial"/>
        </w:rPr>
        <w:t>XX</w:t>
      </w:r>
      <w:r>
        <w:rPr>
          <w:rFonts w:ascii="Arial" w:hAnsi="Arial" w:cs="Arial"/>
        </w:rPr>
        <w:fldChar w:fldCharType="end"/>
      </w:r>
      <w:bookmarkEnd w:id="7"/>
      <w:r>
        <w:rPr>
          <w:rFonts w:ascii="Arial" w:hAnsi="Arial" w:cs="Arial"/>
        </w:rPr>
        <w:t>发布</w:t>
      </w:r>
      <w:r>
        <w:rPr>
          <w:rFonts w:ascii="Arial" w:hAnsi="Arial" w:cs="Arial"/>
        </w:rPr>
        <mc:AlternateContent>
          <mc:Choice Requires="wps">
            <w:drawing>
              <wp:anchor distT="0" distB="0" distL="114300" distR="114300" simplePos="0" relativeHeight="251661312" behindDoc="0" locked="1" layoutInCell="1" allowOverlap="1">
                <wp:simplePos x="0" y="0"/>
                <wp:positionH relativeFrom="column">
                  <wp:posOffset>-635</wp:posOffset>
                </wp:positionH>
                <wp:positionV relativeFrom="page">
                  <wp:posOffset>9251950</wp:posOffset>
                </wp:positionV>
                <wp:extent cx="6120130" cy="0"/>
                <wp:effectExtent l="5080" t="12700" r="8890" b="6350"/>
                <wp:wrapNone/>
                <wp:docPr id="9" name="Line 10"/>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id="Line 10" o:spid="_x0000_s1026" o:spt="20" style="position:absolute;left:0pt;margin-left:-0.05pt;margin-top:728.5pt;height:0pt;width:481.9pt;mso-position-vertical-relative:page;z-index:251661312;mso-width-relative:page;mso-height-relative:page;" filled="f" stroked="t" coordsize="21600,21600" o:gfxdata="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lh2s81gAAAAsBAAAPAAAAAAAAAAEAIAAAACIAAABkcnMvZG93&#10;bnJldi54bWxQSwECFAAUAAAACACHTuJAYYvycskBAACgAwAADgAAAAAAAAABACAAAAAlAQAAZHJz&#10;L2Uyb0RvYy54bWxQSwUGAAAAAAYABgBZAQAAYAUAAAAA&#10;">
                <v:fill on="f" focussize="0,0"/>
                <v:stroke color="#000000" joinstyle="round"/>
                <v:imagedata o:title=""/>
                <o:lock v:ext="edit" aspectratio="f"/>
                <w10:anchorlock/>
              </v:line>
            </w:pict>
          </mc:Fallback>
        </mc:AlternateContent>
      </w:r>
    </w:p>
    <w:p>
      <w:pPr>
        <w:pStyle w:val="156"/>
        <w:framePr w:wrap="around" w:hAnchor="page" w:x="7025"/>
        <w:rPr>
          <w:rFonts w:ascii="Arial" w:hAnsi="Arial" w:cs="Arial"/>
        </w:rPr>
      </w:pPr>
      <w:bookmarkStart w:id="8" w:name="SY"/>
      <w:r>
        <w:rPr>
          <w:rFonts w:ascii="Arial" w:hAnsi="Arial" w:cs="Arial"/>
        </w:rPr>
        <w:fldChar w:fldCharType="begin">
          <w:ffData>
            <w:name w:val="SY"/>
            <w:enabled/>
            <w:calcOnExit w:val="0"/>
            <w:textInput>
              <w:default w:val="XXXX"/>
              <w:maxLength w:val="4"/>
            </w:textInput>
          </w:ffData>
        </w:fldChar>
      </w:r>
      <w:r>
        <w:rPr>
          <w:rFonts w:ascii="Arial" w:hAnsi="Arial" w:cs="Arial"/>
        </w:rPr>
        <w:instrText xml:space="preserve"> FORMTEXT </w:instrText>
      </w:r>
      <w:r>
        <w:rPr>
          <w:rFonts w:ascii="Arial" w:hAnsi="Arial" w:cs="Arial"/>
        </w:rPr>
        <w:fldChar w:fldCharType="separate"/>
      </w:r>
      <w:r>
        <w:rPr>
          <w:rFonts w:ascii="Arial" w:hAnsi="Arial" w:cs="Arial"/>
        </w:rPr>
        <w:t>XXXX</w:t>
      </w:r>
      <w:r>
        <w:rPr>
          <w:rFonts w:ascii="Arial" w:hAnsi="Arial" w:cs="Arial"/>
        </w:rPr>
        <w:fldChar w:fldCharType="end"/>
      </w:r>
      <w:bookmarkEnd w:id="8"/>
      <w:r>
        <w:rPr>
          <w:rFonts w:ascii="Arial" w:hAnsi="Arial" w:cs="Arial"/>
        </w:rPr>
        <w:t xml:space="preserve"> - </w:t>
      </w:r>
      <w:bookmarkStart w:id="9" w:name="SM"/>
      <w:r>
        <w:rPr>
          <w:rFonts w:ascii="Arial" w:hAnsi="Arial" w:cs="Arial"/>
        </w:rPr>
        <w:fldChar w:fldCharType="begin">
          <w:ffData>
            <w:name w:val="SM"/>
            <w:enabled/>
            <w:calcOnExit w:val="0"/>
            <w:textInput>
              <w:default w:val="XX"/>
              <w:maxLength w:val="2"/>
            </w:textInput>
          </w:ffData>
        </w:fldChar>
      </w:r>
      <w:r>
        <w:rPr>
          <w:rFonts w:ascii="Arial" w:hAnsi="Arial" w:cs="Arial"/>
        </w:rPr>
        <w:instrText xml:space="preserve"> FORMTEXT </w:instrText>
      </w:r>
      <w:r>
        <w:rPr>
          <w:rFonts w:ascii="Arial" w:hAnsi="Arial" w:cs="Arial"/>
        </w:rPr>
        <w:fldChar w:fldCharType="separate"/>
      </w:r>
      <w:r>
        <w:rPr>
          <w:rFonts w:ascii="Arial" w:hAnsi="Arial" w:cs="Arial"/>
        </w:rPr>
        <w:t>XX</w:t>
      </w:r>
      <w:r>
        <w:rPr>
          <w:rFonts w:ascii="Arial" w:hAnsi="Arial" w:cs="Arial"/>
        </w:rPr>
        <w:fldChar w:fldCharType="end"/>
      </w:r>
      <w:bookmarkEnd w:id="9"/>
      <w:r>
        <w:rPr>
          <w:rFonts w:ascii="Arial" w:hAnsi="Arial" w:cs="Arial"/>
        </w:rPr>
        <w:t xml:space="preserve"> - </w:t>
      </w:r>
      <w:bookmarkStart w:id="10" w:name="SD"/>
      <w:r>
        <w:rPr>
          <w:rFonts w:ascii="Arial" w:hAnsi="Arial" w:cs="Arial"/>
        </w:rPr>
        <w:fldChar w:fldCharType="begin">
          <w:ffData>
            <w:name w:val="SD"/>
            <w:enabled/>
            <w:calcOnExit w:val="0"/>
            <w:textInput>
              <w:default w:val="XX"/>
              <w:maxLength w:val="2"/>
            </w:textInput>
          </w:ffData>
        </w:fldChar>
      </w:r>
      <w:r>
        <w:rPr>
          <w:rFonts w:ascii="Arial" w:hAnsi="Arial" w:cs="Arial"/>
        </w:rPr>
        <w:instrText xml:space="preserve"> FORMTEXT </w:instrText>
      </w:r>
      <w:r>
        <w:rPr>
          <w:rFonts w:ascii="Arial" w:hAnsi="Arial" w:cs="Arial"/>
        </w:rPr>
        <w:fldChar w:fldCharType="separate"/>
      </w:r>
      <w:r>
        <w:rPr>
          <w:rFonts w:ascii="Arial" w:hAnsi="Arial" w:cs="Arial"/>
        </w:rPr>
        <w:t>  </w:t>
      </w:r>
      <w:r>
        <w:rPr>
          <w:rFonts w:ascii="Arial" w:hAnsi="Arial" w:cs="Arial"/>
        </w:rPr>
        <w:fldChar w:fldCharType="end"/>
      </w:r>
      <w:bookmarkEnd w:id="10"/>
      <w:r>
        <w:rPr>
          <w:rFonts w:ascii="Arial" w:hAnsi="Arial" w:cs="Arial"/>
        </w:rPr>
        <w:t>实施</w:t>
      </w:r>
    </w:p>
    <w:p>
      <w:pPr>
        <w:pStyle w:val="135"/>
        <w:framePr w:wrap="around" w:x="2095" w:y="15092"/>
        <w:sectPr>
          <w:footerReference r:id="rId8" w:type="first"/>
          <w:footerReference r:id="rId6" w:type="default"/>
          <w:headerReference r:id="rId5" w:type="even"/>
          <w:footerReference r:id="rId7" w:type="even"/>
          <w:pgSz w:w="11906" w:h="16838"/>
          <w:pgMar w:top="567" w:right="1134" w:bottom="1134" w:left="1417" w:header="1417" w:footer="1134" w:gutter="0"/>
          <w:pgNumType w:start="1"/>
          <w:cols w:equalWidth="0" w:num="1">
            <w:col w:w="9355"/>
          </w:cols>
          <w:docGrid w:type="lines" w:linePitch="315" w:charSpace="0"/>
        </w:sectPr>
      </w:pPr>
      <w:r>
        <w:t>中华人民共和国工业和信息化部 发 布</w:t>
      </w:r>
      <w:bookmarkStart w:id="423" w:name="_GoBack"/>
      <w:bookmarkEnd w:id="423"/>
    </w:p>
    <w:p>
      <w:pPr>
        <w:pStyle w:val="36"/>
        <w:rPr>
          <w:sz w:val="36"/>
          <w:szCs w:val="32"/>
        </w:rPr>
      </w:pPr>
      <w:bookmarkStart w:id="11" w:name="_Toc518476290"/>
      <w:bookmarkEnd w:id="11"/>
      <w:bookmarkStart w:id="12" w:name="_Toc1208"/>
      <w:bookmarkEnd w:id="12"/>
      <w:bookmarkStart w:id="13" w:name="_Toc4574671"/>
      <w:bookmarkStart w:id="14" w:name="_Toc4574510"/>
      <w:bookmarkStart w:id="15" w:name="_Toc3539295"/>
      <w:bookmarkStart w:id="16" w:name="_Toc320186080"/>
      <w:bookmarkStart w:id="17" w:name="_Toc5224818"/>
      <w:bookmarkStart w:id="18" w:name="_Toc5224953"/>
      <w:bookmarkStart w:id="19" w:name="_Toc339218847"/>
      <w:r>
        <w:rPr>
          <w:rFonts w:hint="eastAsia"/>
          <w:sz w:val="36"/>
          <w:szCs w:val="32"/>
        </w:rPr>
        <w:t>目 录</w:t>
      </w:r>
    </w:p>
    <w:p>
      <w:pPr>
        <w:pStyle w:val="36"/>
        <w:tabs>
          <w:tab w:val="right" w:leader="dot" w:pos="9355"/>
        </w:tabs>
      </w:pPr>
      <w:r>
        <w:rPr>
          <w:rFonts w:ascii="等线" w:hAnsi="等线"/>
          <w:caps/>
          <w:kern w:val="2"/>
          <w:sz w:val="21"/>
        </w:rPr>
        <w:fldChar w:fldCharType="begin"/>
      </w:r>
      <w:r>
        <w:rPr>
          <w:rFonts w:ascii="等线" w:hAnsi="等线"/>
          <w:caps/>
          <w:kern w:val="2"/>
          <w:sz w:val="21"/>
        </w:rPr>
        <w:instrText xml:space="preserve"> TOC \o "1-4" \h \z \u </w:instrText>
      </w:r>
      <w:r>
        <w:rPr>
          <w:rFonts w:ascii="等线" w:hAnsi="等线"/>
          <w:caps/>
          <w:kern w:val="2"/>
          <w:sz w:val="21"/>
        </w:rPr>
        <w:fldChar w:fldCharType="separate"/>
      </w:r>
      <w:r>
        <w:rPr>
          <w:rFonts w:ascii="等线" w:hAnsi="等线" w:cstheme="minorHAnsi"/>
          <w:caps/>
          <w:kern w:val="2"/>
          <w:szCs w:val="20"/>
        </w:rPr>
        <w:fldChar w:fldCharType="begin"/>
      </w:r>
      <w:r>
        <w:rPr>
          <w:rFonts w:ascii="等线" w:hAnsi="等线" w:cstheme="minorHAnsi"/>
          <w:caps/>
          <w:kern w:val="2"/>
          <w:szCs w:val="20"/>
        </w:rPr>
        <w:instrText xml:space="preserve"> HYPERLINK \l _Toc9553 </w:instrText>
      </w:r>
      <w:r>
        <w:rPr>
          <w:rFonts w:ascii="等线" w:hAnsi="等线" w:cstheme="minorHAnsi"/>
          <w:caps/>
          <w:kern w:val="2"/>
          <w:szCs w:val="20"/>
        </w:rPr>
        <w:fldChar w:fldCharType="separate"/>
      </w:r>
      <w:r>
        <w:rPr>
          <w:rFonts w:hint="eastAsia"/>
        </w:rPr>
        <w:t xml:space="preserve">前 </w:t>
      </w:r>
      <w:r>
        <w:t xml:space="preserve"> </w:t>
      </w:r>
      <w:r>
        <w:rPr>
          <w:rFonts w:hint="eastAsia"/>
        </w:rPr>
        <w:t>言</w:t>
      </w:r>
      <w:r>
        <w:tab/>
      </w:r>
      <w:r>
        <w:fldChar w:fldCharType="begin"/>
      </w:r>
      <w:r>
        <w:instrText xml:space="preserve"> PAGEREF _Toc9553 \h </w:instrText>
      </w:r>
      <w:r>
        <w:fldChar w:fldCharType="separate"/>
      </w:r>
      <w:r>
        <w:t>III</w:t>
      </w:r>
      <w:r>
        <w:fldChar w:fldCharType="end"/>
      </w:r>
      <w:r>
        <w:rPr>
          <w:rFonts w:ascii="等线" w:hAnsi="等线" w:cstheme="minorHAnsi"/>
          <w:caps/>
          <w:kern w:val="2"/>
          <w:szCs w:val="20"/>
        </w:rPr>
        <w:fldChar w:fldCharType="end"/>
      </w:r>
    </w:p>
    <w:p>
      <w:pPr>
        <w:pStyle w:val="36"/>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_Toc12570 </w:instrText>
      </w:r>
      <w:r>
        <w:rPr>
          <w:rFonts w:ascii="等线" w:hAnsi="等线" w:cstheme="minorHAnsi"/>
          <w:caps/>
          <w:kern w:val="2"/>
          <w:szCs w:val="20"/>
        </w:rPr>
        <w:fldChar w:fldCharType="separate"/>
      </w:r>
      <w:r>
        <w:rPr>
          <w:rFonts w:hint="eastAsia" w:ascii="Arial" w:hAnsi="Arial" w:cs="Arial"/>
        </w:rPr>
        <w:t>智算工程平台分级规范</w:t>
      </w:r>
      <w:r>
        <w:tab/>
      </w:r>
      <w:r>
        <w:fldChar w:fldCharType="begin"/>
      </w:r>
      <w:r>
        <w:instrText xml:space="preserve"> PAGEREF _Toc12570 \h </w:instrText>
      </w:r>
      <w:r>
        <w:fldChar w:fldCharType="separate"/>
      </w:r>
      <w:r>
        <w:t>1</w:t>
      </w:r>
      <w:r>
        <w:fldChar w:fldCharType="end"/>
      </w:r>
      <w:r>
        <w:rPr>
          <w:rFonts w:ascii="等线" w:hAnsi="等线" w:cstheme="minorHAnsi"/>
          <w:caps/>
          <w:kern w:val="2"/>
          <w:szCs w:val="20"/>
        </w:rPr>
        <w:fldChar w:fldCharType="end"/>
      </w:r>
    </w:p>
    <w:p>
      <w:pPr>
        <w:pStyle w:val="46"/>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_Toc14604 </w:instrText>
      </w:r>
      <w:r>
        <w:rPr>
          <w:rFonts w:ascii="等线" w:hAnsi="等线" w:cstheme="minorHAnsi"/>
          <w:caps/>
          <w:kern w:val="2"/>
          <w:szCs w:val="20"/>
        </w:rPr>
        <w:fldChar w:fldCharType="separate"/>
      </w:r>
      <w:r>
        <w:rPr>
          <w:rFonts w:hint="eastAsia" w:ascii="黑体" w:hAnsi="Times New Roman" w:eastAsia="黑体"/>
          <w:i w:val="0"/>
          <w:szCs w:val="21"/>
        </w:rPr>
        <w:t xml:space="preserve">1 </w:t>
      </w:r>
      <w:r>
        <w:rPr>
          <w:rFonts w:hint="eastAsia"/>
          <w:szCs w:val="21"/>
        </w:rPr>
        <w:t>范围</w:t>
      </w:r>
      <w:r>
        <w:tab/>
      </w:r>
      <w:r>
        <w:fldChar w:fldCharType="begin"/>
      </w:r>
      <w:r>
        <w:instrText xml:space="preserve"> PAGEREF _Toc14604 \h </w:instrText>
      </w:r>
      <w:r>
        <w:fldChar w:fldCharType="separate"/>
      </w:r>
      <w:r>
        <w:t>1</w:t>
      </w:r>
      <w:r>
        <w:fldChar w:fldCharType="end"/>
      </w:r>
      <w:r>
        <w:rPr>
          <w:rFonts w:ascii="等线" w:hAnsi="等线" w:cstheme="minorHAnsi"/>
          <w:caps/>
          <w:kern w:val="2"/>
          <w:szCs w:val="20"/>
        </w:rPr>
        <w:fldChar w:fldCharType="end"/>
      </w:r>
    </w:p>
    <w:p>
      <w:pPr>
        <w:pStyle w:val="46"/>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_Toc18306 </w:instrText>
      </w:r>
      <w:r>
        <w:rPr>
          <w:rFonts w:ascii="等线" w:hAnsi="等线" w:cstheme="minorHAnsi"/>
          <w:caps/>
          <w:kern w:val="2"/>
          <w:szCs w:val="20"/>
        </w:rPr>
        <w:fldChar w:fldCharType="separate"/>
      </w:r>
      <w:r>
        <w:rPr>
          <w:rFonts w:hint="eastAsia" w:ascii="黑体" w:hAnsi="Times New Roman" w:eastAsia="黑体"/>
          <w:i w:val="0"/>
          <w:szCs w:val="21"/>
        </w:rPr>
        <w:t xml:space="preserve">2 </w:t>
      </w:r>
      <w:r>
        <w:rPr>
          <w:rFonts w:hint="eastAsia"/>
          <w:szCs w:val="21"/>
        </w:rPr>
        <w:t>规范性引用文件</w:t>
      </w:r>
      <w:r>
        <w:tab/>
      </w:r>
      <w:r>
        <w:fldChar w:fldCharType="begin"/>
      </w:r>
      <w:r>
        <w:instrText xml:space="preserve"> PAGEREF _Toc18306 \h </w:instrText>
      </w:r>
      <w:r>
        <w:fldChar w:fldCharType="separate"/>
      </w:r>
      <w:r>
        <w:t>1</w:t>
      </w:r>
      <w:r>
        <w:fldChar w:fldCharType="end"/>
      </w:r>
      <w:r>
        <w:rPr>
          <w:rFonts w:ascii="等线" w:hAnsi="等线" w:cstheme="minorHAnsi"/>
          <w:caps/>
          <w:kern w:val="2"/>
          <w:szCs w:val="20"/>
        </w:rPr>
        <w:fldChar w:fldCharType="end"/>
      </w:r>
    </w:p>
    <w:p>
      <w:pPr>
        <w:pStyle w:val="46"/>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_Toc28845 </w:instrText>
      </w:r>
      <w:r>
        <w:rPr>
          <w:rFonts w:ascii="等线" w:hAnsi="等线" w:cstheme="minorHAnsi"/>
          <w:caps/>
          <w:kern w:val="2"/>
          <w:szCs w:val="20"/>
        </w:rPr>
        <w:fldChar w:fldCharType="separate"/>
      </w:r>
      <w:r>
        <w:rPr>
          <w:rFonts w:hint="eastAsia" w:ascii="黑体" w:hAnsi="Times New Roman" w:eastAsia="黑体"/>
          <w:i w:val="0"/>
          <w:szCs w:val="21"/>
        </w:rPr>
        <w:t xml:space="preserve">3 </w:t>
      </w:r>
      <w:r>
        <w:rPr>
          <w:rFonts w:ascii="Times New Roman" w:hAnsi="Times New Roman"/>
          <w:szCs w:val="21"/>
        </w:rPr>
        <w:t>术语和定义</w:t>
      </w:r>
      <w:r>
        <w:tab/>
      </w:r>
      <w:r>
        <w:fldChar w:fldCharType="begin"/>
      </w:r>
      <w:r>
        <w:instrText xml:space="preserve"> PAGEREF _Toc28845 \h </w:instrText>
      </w:r>
      <w:r>
        <w:fldChar w:fldCharType="separate"/>
      </w:r>
      <w:r>
        <w:t>1</w:t>
      </w:r>
      <w:r>
        <w:fldChar w:fldCharType="end"/>
      </w:r>
      <w:r>
        <w:rPr>
          <w:rFonts w:ascii="等线" w:hAnsi="等线" w:cstheme="minorHAnsi"/>
          <w:caps/>
          <w:kern w:val="2"/>
          <w:szCs w:val="20"/>
        </w:rPr>
        <w:fldChar w:fldCharType="end"/>
      </w:r>
    </w:p>
    <w:p>
      <w:pPr>
        <w:pStyle w:val="2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_Toc24881 </w:instrText>
      </w:r>
      <w:r>
        <w:rPr>
          <w:rFonts w:ascii="等线" w:hAnsi="等线" w:cstheme="minorHAnsi"/>
          <w:caps/>
          <w:kern w:val="2"/>
          <w:szCs w:val="20"/>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3.1 </w:t>
      </w:r>
      <w:r>
        <w:tab/>
      </w:r>
      <w:r>
        <w:fldChar w:fldCharType="begin"/>
      </w:r>
      <w:r>
        <w:instrText xml:space="preserve"> PAGEREF _Toc24881 \h </w:instrText>
      </w:r>
      <w:r>
        <w:fldChar w:fldCharType="separate"/>
      </w:r>
      <w:r>
        <w:t>1</w:t>
      </w:r>
      <w:r>
        <w:fldChar w:fldCharType="end"/>
      </w:r>
      <w:r>
        <w:rPr>
          <w:rFonts w:ascii="等线" w:hAnsi="等线" w:cstheme="minorHAnsi"/>
          <w:caps/>
          <w:kern w:val="2"/>
          <w:szCs w:val="20"/>
        </w:rPr>
        <w:fldChar w:fldCharType="end"/>
      </w:r>
    </w:p>
    <w:p>
      <w:pPr>
        <w:pStyle w:val="2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_Toc20107 </w:instrText>
      </w:r>
      <w:r>
        <w:rPr>
          <w:rFonts w:ascii="等线" w:hAnsi="等线" w:cstheme="minorHAnsi"/>
          <w:caps/>
          <w:kern w:val="2"/>
          <w:szCs w:val="20"/>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3.2 </w:t>
      </w:r>
      <w:r>
        <w:tab/>
      </w:r>
      <w:r>
        <w:fldChar w:fldCharType="begin"/>
      </w:r>
      <w:r>
        <w:instrText xml:space="preserve"> PAGEREF _Toc20107 \h </w:instrText>
      </w:r>
      <w:r>
        <w:fldChar w:fldCharType="separate"/>
      </w:r>
      <w:r>
        <w:t>1</w:t>
      </w:r>
      <w:r>
        <w:fldChar w:fldCharType="end"/>
      </w:r>
      <w:r>
        <w:rPr>
          <w:rFonts w:ascii="等线" w:hAnsi="等线" w:cstheme="minorHAnsi"/>
          <w:caps/>
          <w:kern w:val="2"/>
          <w:szCs w:val="20"/>
        </w:rPr>
        <w:fldChar w:fldCharType="end"/>
      </w:r>
    </w:p>
    <w:p>
      <w:pPr>
        <w:pStyle w:val="46"/>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_Toc257 </w:instrText>
      </w:r>
      <w:r>
        <w:rPr>
          <w:rFonts w:ascii="等线" w:hAnsi="等线" w:cstheme="minorHAnsi"/>
          <w:caps/>
          <w:kern w:val="2"/>
          <w:szCs w:val="20"/>
        </w:rPr>
        <w:fldChar w:fldCharType="separate"/>
      </w:r>
      <w:r>
        <w:rPr>
          <w:rFonts w:hint="eastAsia" w:ascii="黑体" w:hAnsi="Times New Roman" w:eastAsia="黑体"/>
          <w:i w:val="0"/>
          <w:szCs w:val="21"/>
        </w:rPr>
        <w:t xml:space="preserve">4 </w:t>
      </w:r>
      <w:r>
        <w:rPr>
          <w:rFonts w:ascii="Times New Roman" w:hAnsi="Times New Roman"/>
        </w:rPr>
        <w:t>缩略语</w:t>
      </w:r>
      <w:r>
        <w:tab/>
      </w:r>
      <w:r>
        <w:fldChar w:fldCharType="begin"/>
      </w:r>
      <w:r>
        <w:instrText xml:space="preserve"> PAGEREF _Toc257 \h </w:instrText>
      </w:r>
      <w:r>
        <w:fldChar w:fldCharType="separate"/>
      </w:r>
      <w:r>
        <w:t>1</w:t>
      </w:r>
      <w:r>
        <w:fldChar w:fldCharType="end"/>
      </w:r>
      <w:r>
        <w:rPr>
          <w:rFonts w:ascii="等线" w:hAnsi="等线" w:cstheme="minorHAnsi"/>
          <w:caps/>
          <w:kern w:val="2"/>
          <w:szCs w:val="20"/>
        </w:rPr>
        <w:fldChar w:fldCharType="end"/>
      </w:r>
    </w:p>
    <w:p>
      <w:pPr>
        <w:pStyle w:val="46"/>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_Toc5249 </w:instrText>
      </w:r>
      <w:r>
        <w:rPr>
          <w:rFonts w:ascii="等线" w:hAnsi="等线" w:cstheme="minorHAnsi"/>
          <w:caps/>
          <w:kern w:val="2"/>
          <w:szCs w:val="20"/>
        </w:rPr>
        <w:fldChar w:fldCharType="separate"/>
      </w:r>
      <w:r>
        <w:rPr>
          <w:rFonts w:hint="eastAsia" w:ascii="黑体" w:hAnsi="Times New Roman" w:eastAsia="黑体"/>
          <w:i w:val="0"/>
          <w:szCs w:val="21"/>
        </w:rPr>
        <w:t xml:space="preserve">5 </w:t>
      </w:r>
      <w:r>
        <w:rPr>
          <w:rFonts w:hint="eastAsia" w:ascii="Times New Roman" w:hAnsi="Times New Roman" w:eastAsia="宋体"/>
        </w:rPr>
        <w:t>平台能力框架</w:t>
      </w:r>
      <w:r>
        <w:tab/>
      </w:r>
      <w:r>
        <w:fldChar w:fldCharType="begin"/>
      </w:r>
      <w:r>
        <w:instrText xml:space="preserve"> PAGEREF _Toc5249 \h </w:instrText>
      </w:r>
      <w:r>
        <w:fldChar w:fldCharType="separate"/>
      </w:r>
      <w:r>
        <w:t>2</w:t>
      </w:r>
      <w:r>
        <w:fldChar w:fldCharType="end"/>
      </w:r>
      <w:r>
        <w:rPr>
          <w:rFonts w:ascii="等线" w:hAnsi="等线" w:cstheme="minorHAnsi"/>
          <w:caps/>
          <w:kern w:val="2"/>
          <w:szCs w:val="20"/>
        </w:rPr>
        <w:fldChar w:fldCharType="end"/>
      </w:r>
    </w:p>
    <w:p>
      <w:pPr>
        <w:pStyle w:val="46"/>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_Toc18947 </w:instrText>
      </w:r>
      <w:r>
        <w:rPr>
          <w:rFonts w:ascii="等线" w:hAnsi="等线" w:cstheme="minorHAnsi"/>
          <w:caps/>
          <w:kern w:val="2"/>
          <w:szCs w:val="20"/>
        </w:rPr>
        <w:fldChar w:fldCharType="separate"/>
      </w:r>
      <w:r>
        <w:rPr>
          <w:rFonts w:hint="eastAsia" w:ascii="黑体" w:hAnsi="Times New Roman" w:eastAsia="黑体"/>
          <w:i w:val="0"/>
          <w:szCs w:val="21"/>
        </w:rPr>
        <w:t xml:space="preserve">6 </w:t>
      </w:r>
      <w:r>
        <w:rPr>
          <w:rFonts w:hint="eastAsia"/>
        </w:rPr>
        <w:t>工程平台能力要求</w:t>
      </w:r>
      <w:r>
        <w:tab/>
      </w:r>
      <w:r>
        <w:fldChar w:fldCharType="begin"/>
      </w:r>
      <w:r>
        <w:instrText xml:space="preserve"> PAGEREF _Toc18947 \h </w:instrText>
      </w:r>
      <w:r>
        <w:fldChar w:fldCharType="separate"/>
      </w:r>
      <w:r>
        <w:t>2</w:t>
      </w:r>
      <w:r>
        <w:fldChar w:fldCharType="end"/>
      </w:r>
      <w:r>
        <w:rPr>
          <w:rFonts w:ascii="等线" w:hAnsi="等线" w:cstheme="minorHAnsi"/>
          <w:caps/>
          <w:kern w:val="2"/>
          <w:szCs w:val="20"/>
        </w:rPr>
        <w:fldChar w:fldCharType="end"/>
      </w:r>
    </w:p>
    <w:p>
      <w:pPr>
        <w:pStyle w:val="2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_Toc18278 </w:instrText>
      </w:r>
      <w:r>
        <w:rPr>
          <w:rFonts w:ascii="等线" w:hAnsi="等线" w:cstheme="minorHAnsi"/>
          <w:caps/>
          <w:kern w:val="2"/>
          <w:szCs w:val="20"/>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6.1 </w:t>
      </w:r>
      <w:r>
        <w:rPr>
          <w:rFonts w:hint="eastAsia" w:ascii="Times New Roman" w:hAnsi="Times New Roman"/>
        </w:rPr>
        <w:t>智算安全服务能力要求</w:t>
      </w:r>
      <w:r>
        <w:tab/>
      </w:r>
      <w:r>
        <w:fldChar w:fldCharType="begin"/>
      </w:r>
      <w:r>
        <w:instrText xml:space="preserve"> PAGEREF _Toc18278 \h </w:instrText>
      </w:r>
      <w:r>
        <w:fldChar w:fldCharType="separate"/>
      </w:r>
      <w:r>
        <w:t>2</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_Toc27576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6.1.1 </w:t>
      </w:r>
      <w:r>
        <w:rPr>
          <w:rFonts w:hint="eastAsia" w:ascii="宋体" w:hAnsi="宋体" w:eastAsia="宋体"/>
          <w:lang w:val="en-US" w:eastAsia="zh-CN"/>
        </w:rPr>
        <w:t>数据安全</w:t>
      </w:r>
      <w:r>
        <w:tab/>
      </w:r>
      <w:r>
        <w:fldChar w:fldCharType="begin"/>
      </w:r>
      <w:r>
        <w:instrText xml:space="preserve"> PAGEREF _Toc27576 \h </w:instrText>
      </w:r>
      <w:r>
        <w:fldChar w:fldCharType="separate"/>
      </w:r>
      <w:r>
        <w:t>2</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_Toc1736 </w:instrText>
      </w:r>
      <w:r>
        <w:rPr>
          <w:rFonts w:ascii="等线" w:hAnsi="等线" w:cstheme="minorHAnsi"/>
          <w:caps/>
          <w:kern w:val="2"/>
          <w:szCs w:val="20"/>
        </w:rPr>
        <w:fldChar w:fldCharType="separate"/>
      </w:r>
      <w:r>
        <w:rPr>
          <w:rFonts w:hint="eastAsia" w:ascii="黑体" w:hAnsi="Times New Roman" w:eastAsia="黑体"/>
          <w:i w:val="0"/>
        </w:rPr>
        <w:t xml:space="preserve">6.1.2 </w:t>
      </w:r>
      <w:r>
        <w:rPr>
          <w:rFonts w:hint="eastAsia" w:ascii="宋体" w:hAnsi="宋体" w:eastAsia="宋体"/>
          <w:lang w:val="en-US" w:eastAsia="zh-CN"/>
        </w:rPr>
        <w:t>模型安全</w:t>
      </w:r>
      <w:r>
        <w:tab/>
      </w:r>
      <w:r>
        <w:fldChar w:fldCharType="begin"/>
      </w:r>
      <w:r>
        <w:instrText xml:space="preserve"> PAGEREF _Toc1736 \h </w:instrText>
      </w:r>
      <w:r>
        <w:fldChar w:fldCharType="separate"/>
      </w:r>
      <w:r>
        <w:t>3</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_Toc17717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6.1.3 </w:t>
      </w:r>
      <w:r>
        <w:rPr>
          <w:rFonts w:hint="eastAsia" w:ascii="宋体" w:hAnsi="宋体" w:eastAsia="宋体"/>
          <w:lang w:val="en-US" w:eastAsia="zh-CN"/>
        </w:rPr>
        <w:t>通信安全</w:t>
      </w:r>
      <w:r>
        <w:tab/>
      </w:r>
      <w:r>
        <w:fldChar w:fldCharType="begin"/>
      </w:r>
      <w:r>
        <w:instrText xml:space="preserve"> PAGEREF _Toc17717 \h </w:instrText>
      </w:r>
      <w:r>
        <w:fldChar w:fldCharType="separate"/>
      </w:r>
      <w:r>
        <w:t>3</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_Toc9220 </w:instrText>
      </w:r>
      <w:r>
        <w:rPr>
          <w:rFonts w:ascii="等线" w:hAnsi="等线" w:cstheme="minorHAnsi"/>
          <w:caps/>
          <w:kern w:val="2"/>
          <w:szCs w:val="20"/>
        </w:rPr>
        <w:fldChar w:fldCharType="separate"/>
      </w:r>
      <w:r>
        <w:rPr>
          <w:rFonts w:hint="eastAsia" w:ascii="黑体" w:hAnsi="Times New Roman" w:eastAsia="黑体"/>
          <w:i w:val="0"/>
        </w:rPr>
        <w:t xml:space="preserve">6.1.4 </w:t>
      </w:r>
      <w:r>
        <w:rPr>
          <w:rFonts w:hint="eastAsia" w:ascii="宋体" w:hAnsi="宋体" w:eastAsia="宋体"/>
          <w:lang w:val="en-US" w:eastAsia="zh-CN"/>
        </w:rPr>
        <w:t>算法安全</w:t>
      </w:r>
      <w:r>
        <w:tab/>
      </w:r>
      <w:r>
        <w:fldChar w:fldCharType="begin"/>
      </w:r>
      <w:r>
        <w:instrText xml:space="preserve"> PAGEREF _Toc9220 \h </w:instrText>
      </w:r>
      <w:r>
        <w:fldChar w:fldCharType="separate"/>
      </w:r>
      <w:r>
        <w:t>4</w:t>
      </w:r>
      <w:r>
        <w:fldChar w:fldCharType="end"/>
      </w:r>
      <w:r>
        <w:rPr>
          <w:rFonts w:ascii="等线" w:hAnsi="等线" w:cstheme="minorHAnsi"/>
          <w:caps/>
          <w:kern w:val="2"/>
          <w:szCs w:val="20"/>
        </w:rPr>
        <w:fldChar w:fldCharType="end"/>
      </w:r>
    </w:p>
    <w:p>
      <w:pPr>
        <w:pStyle w:val="2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_Toc7809 </w:instrText>
      </w:r>
      <w:r>
        <w:rPr>
          <w:rFonts w:ascii="等线" w:hAnsi="等线" w:cstheme="minorHAnsi"/>
          <w:caps/>
          <w:kern w:val="2"/>
          <w:szCs w:val="20"/>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6.2 </w:t>
      </w:r>
      <w:r>
        <w:rPr>
          <w:rFonts w:hint="eastAsia" w:ascii="Times New Roman" w:hAnsi="Times New Roman"/>
          <w:lang w:val="en-US" w:eastAsia="zh-CN"/>
        </w:rPr>
        <w:t>AI能力中心</w:t>
      </w:r>
      <w:r>
        <w:tab/>
      </w:r>
      <w:r>
        <w:fldChar w:fldCharType="begin"/>
      </w:r>
      <w:r>
        <w:instrText xml:space="preserve"> PAGEREF _Toc7809 \h </w:instrText>
      </w:r>
      <w:r>
        <w:fldChar w:fldCharType="separate"/>
      </w:r>
      <w:r>
        <w:t>4</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_Toc31420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6.2.1 </w:t>
      </w:r>
      <w:r>
        <w:rPr>
          <w:rFonts w:hint="eastAsia" w:ascii="宋体" w:hAnsi="宋体" w:eastAsia="宋体"/>
          <w:lang w:val="en-US" w:eastAsia="zh-CN"/>
        </w:rPr>
        <w:t>公共模型仓库服务</w:t>
      </w:r>
      <w:r>
        <w:tab/>
      </w:r>
      <w:r>
        <w:fldChar w:fldCharType="begin"/>
      </w:r>
      <w:r>
        <w:instrText xml:space="preserve"> PAGEREF _Toc31420 \h </w:instrText>
      </w:r>
      <w:r>
        <w:fldChar w:fldCharType="separate"/>
      </w:r>
      <w:r>
        <w:t>4</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_Toc4512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6.2.2 </w:t>
      </w:r>
      <w:r>
        <w:rPr>
          <w:rFonts w:hint="eastAsia" w:ascii="宋体" w:hAnsi="宋体" w:eastAsia="宋体"/>
          <w:lang w:val="en-US" w:eastAsia="zh-CN"/>
        </w:rPr>
        <w:t>私域模型仓库服务</w:t>
      </w:r>
      <w:r>
        <w:tab/>
      </w:r>
      <w:r>
        <w:fldChar w:fldCharType="begin"/>
      </w:r>
      <w:r>
        <w:instrText xml:space="preserve"> PAGEREF _Toc4512 \h </w:instrText>
      </w:r>
      <w:r>
        <w:fldChar w:fldCharType="separate"/>
      </w:r>
      <w:r>
        <w:t>4</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_Toc24105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6.2.3 </w:t>
      </w:r>
      <w:r>
        <w:rPr>
          <w:rFonts w:hint="eastAsia" w:ascii="宋体" w:hAnsi="宋体" w:eastAsia="宋体"/>
          <w:lang w:val="en-US" w:eastAsia="zh-CN"/>
        </w:rPr>
        <w:t>算法仓库服务</w:t>
      </w:r>
      <w:r>
        <w:tab/>
      </w:r>
      <w:r>
        <w:fldChar w:fldCharType="begin"/>
      </w:r>
      <w:r>
        <w:instrText xml:space="preserve"> PAGEREF _Toc24105 \h </w:instrText>
      </w:r>
      <w:r>
        <w:fldChar w:fldCharType="separate"/>
      </w:r>
      <w:r>
        <w:t>4</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_Toc18723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6.2.4 </w:t>
      </w:r>
      <w:r>
        <w:rPr>
          <w:rFonts w:hint="eastAsia" w:ascii="宋体" w:hAnsi="宋体" w:eastAsia="宋体"/>
          <w:lang w:val="en-US" w:eastAsia="zh-CN"/>
        </w:rPr>
        <w:t>预置数据集服务</w:t>
      </w:r>
      <w:r>
        <w:tab/>
      </w:r>
      <w:r>
        <w:fldChar w:fldCharType="begin"/>
      </w:r>
      <w:r>
        <w:instrText xml:space="preserve"> PAGEREF _Toc18723 \h </w:instrText>
      </w:r>
      <w:r>
        <w:fldChar w:fldCharType="separate"/>
      </w:r>
      <w:r>
        <w:t>5</w:t>
      </w:r>
      <w:r>
        <w:fldChar w:fldCharType="end"/>
      </w:r>
      <w:r>
        <w:rPr>
          <w:rFonts w:ascii="等线" w:hAnsi="等线" w:cstheme="minorHAnsi"/>
          <w:caps/>
          <w:kern w:val="2"/>
          <w:szCs w:val="20"/>
        </w:rPr>
        <w:fldChar w:fldCharType="end"/>
      </w:r>
    </w:p>
    <w:p>
      <w:pPr>
        <w:pStyle w:val="2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_Toc18916 </w:instrText>
      </w:r>
      <w:r>
        <w:rPr>
          <w:rFonts w:ascii="等线" w:hAnsi="等线" w:cstheme="minorHAnsi"/>
          <w:caps/>
          <w:kern w:val="2"/>
          <w:szCs w:val="20"/>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6.3 </w:t>
      </w:r>
      <w:r>
        <w:rPr>
          <w:rFonts w:hint="eastAsia" w:ascii="Times New Roman" w:hAnsi="Times New Roman"/>
        </w:rPr>
        <w:t>中间件</w:t>
      </w:r>
      <w:r>
        <w:rPr>
          <w:rFonts w:hint="eastAsia" w:ascii="Times New Roman" w:hAnsi="Times New Roman"/>
          <w:lang w:val="en-US" w:eastAsia="zh-CN"/>
        </w:rPr>
        <w:t>服务</w:t>
      </w:r>
      <w:r>
        <w:rPr>
          <w:rFonts w:hint="eastAsia" w:ascii="Times New Roman" w:hAnsi="Times New Roman"/>
        </w:rPr>
        <w:t>能力要求</w:t>
      </w:r>
      <w:r>
        <w:tab/>
      </w:r>
      <w:r>
        <w:fldChar w:fldCharType="begin"/>
      </w:r>
      <w:r>
        <w:instrText xml:space="preserve"> PAGEREF _Toc18916 \h </w:instrText>
      </w:r>
      <w:r>
        <w:fldChar w:fldCharType="separate"/>
      </w:r>
      <w:r>
        <w:t>5</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_Toc10310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6.3.1 </w:t>
      </w:r>
      <w:r>
        <w:rPr>
          <w:rFonts w:hint="eastAsia"/>
          <w:lang w:val="en-US" w:eastAsia="zh-CN"/>
        </w:rPr>
        <w:t>用户接口</w:t>
      </w:r>
      <w:r>
        <w:tab/>
      </w:r>
      <w:r>
        <w:fldChar w:fldCharType="begin"/>
      </w:r>
      <w:r>
        <w:instrText xml:space="preserve"> PAGEREF _Toc10310 \h </w:instrText>
      </w:r>
      <w:r>
        <w:fldChar w:fldCharType="separate"/>
      </w:r>
      <w:r>
        <w:t>5</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_Toc14875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6.3.2 </w:t>
      </w:r>
      <w:r>
        <w:rPr>
          <w:rFonts w:hint="eastAsia" w:ascii="宋体" w:hAnsi="宋体" w:eastAsia="宋体"/>
          <w:lang w:val="en-US" w:eastAsia="zh-CN"/>
        </w:rPr>
        <w:t xml:space="preserve">AI框架服务 </w:t>
      </w:r>
      <w:r>
        <w:tab/>
      </w:r>
      <w:r>
        <w:fldChar w:fldCharType="begin"/>
      </w:r>
      <w:r>
        <w:instrText xml:space="preserve"> PAGEREF _Toc14875 \h </w:instrText>
      </w:r>
      <w:r>
        <w:fldChar w:fldCharType="separate"/>
      </w:r>
      <w:r>
        <w:t>5</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_Toc20699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6.3.3 </w:t>
      </w:r>
      <w:r>
        <w:rPr>
          <w:rFonts w:hint="eastAsia" w:ascii="宋体" w:hAnsi="宋体" w:eastAsia="宋体"/>
          <w:lang w:val="en-US" w:eastAsia="zh-CN"/>
        </w:rPr>
        <w:t>开发工具服务</w:t>
      </w:r>
      <w:r>
        <w:tab/>
      </w:r>
      <w:r>
        <w:fldChar w:fldCharType="begin"/>
      </w:r>
      <w:r>
        <w:instrText xml:space="preserve"> PAGEREF _Toc20699 \h </w:instrText>
      </w:r>
      <w:r>
        <w:fldChar w:fldCharType="separate"/>
      </w:r>
      <w:r>
        <w:t>6</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_Toc28238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6.3.4 </w:t>
      </w:r>
      <w:r>
        <w:rPr>
          <w:rFonts w:hint="eastAsia" w:ascii="宋体" w:hAnsi="宋体" w:eastAsia="宋体"/>
          <w:lang w:val="en-US" w:eastAsia="zh-CN"/>
        </w:rPr>
        <w:t>加速引擎</w:t>
      </w:r>
      <w:r>
        <w:tab/>
      </w:r>
      <w:r>
        <w:fldChar w:fldCharType="begin"/>
      </w:r>
      <w:r>
        <w:instrText xml:space="preserve"> PAGEREF _Toc28238 \h </w:instrText>
      </w:r>
      <w:r>
        <w:fldChar w:fldCharType="separate"/>
      </w:r>
      <w:r>
        <w:t>6</w:t>
      </w:r>
      <w:r>
        <w:fldChar w:fldCharType="end"/>
      </w:r>
      <w:r>
        <w:rPr>
          <w:rFonts w:ascii="等线" w:hAnsi="等线" w:cstheme="minorHAnsi"/>
          <w:caps/>
          <w:kern w:val="2"/>
          <w:szCs w:val="20"/>
        </w:rPr>
        <w:fldChar w:fldCharType="end"/>
      </w:r>
    </w:p>
    <w:p>
      <w:pPr>
        <w:pStyle w:val="2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_Toc23947 </w:instrText>
      </w:r>
      <w:r>
        <w:rPr>
          <w:rFonts w:ascii="等线" w:hAnsi="等线" w:cstheme="minorHAnsi"/>
          <w:caps/>
          <w:kern w:val="2"/>
          <w:szCs w:val="20"/>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6.4 </w:t>
      </w:r>
      <w:r>
        <w:rPr>
          <w:rFonts w:hint="eastAsia" w:ascii="Times New Roman" w:hAnsi="Times New Roman"/>
        </w:rPr>
        <w:t>数据工程</w:t>
      </w:r>
      <w:r>
        <w:rPr>
          <w:rFonts w:hint="eastAsia" w:ascii="Times New Roman" w:hAnsi="Times New Roman"/>
          <w:lang w:val="en-US" w:eastAsia="zh-CN"/>
        </w:rPr>
        <w:t>服务</w:t>
      </w:r>
      <w:r>
        <w:rPr>
          <w:rFonts w:hint="eastAsia" w:ascii="Times New Roman" w:hAnsi="Times New Roman"/>
        </w:rPr>
        <w:t>能力要求</w:t>
      </w:r>
      <w:r>
        <w:tab/>
      </w:r>
      <w:r>
        <w:fldChar w:fldCharType="begin"/>
      </w:r>
      <w:r>
        <w:instrText xml:space="preserve"> PAGEREF _Toc23947 \h </w:instrText>
      </w:r>
      <w:r>
        <w:fldChar w:fldCharType="separate"/>
      </w:r>
      <w:r>
        <w:t>6</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_Toc13060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6.4.1 </w:t>
      </w:r>
      <w:r>
        <w:rPr>
          <w:rFonts w:hint="eastAsia" w:ascii="宋体" w:hAnsi="宋体" w:eastAsia="宋体"/>
          <w:lang w:val="en-US" w:eastAsia="zh-CN"/>
        </w:rPr>
        <w:t>数据接入</w:t>
      </w:r>
      <w:r>
        <w:tab/>
      </w:r>
      <w:r>
        <w:fldChar w:fldCharType="begin"/>
      </w:r>
      <w:r>
        <w:instrText xml:space="preserve"> PAGEREF _Toc13060 \h </w:instrText>
      </w:r>
      <w:r>
        <w:fldChar w:fldCharType="separate"/>
      </w:r>
      <w:r>
        <w:t>6</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_Toc6972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6.4.2 </w:t>
      </w:r>
      <w:r>
        <w:rPr>
          <w:rFonts w:hint="eastAsia" w:ascii="宋体" w:hAnsi="宋体" w:eastAsia="宋体"/>
          <w:lang w:val="en-US" w:eastAsia="zh-CN"/>
        </w:rPr>
        <w:t>数据管理</w:t>
      </w:r>
      <w:r>
        <w:tab/>
      </w:r>
      <w:r>
        <w:fldChar w:fldCharType="begin"/>
      </w:r>
      <w:r>
        <w:instrText xml:space="preserve"> PAGEREF _Toc6972 \h </w:instrText>
      </w:r>
      <w:r>
        <w:fldChar w:fldCharType="separate"/>
      </w:r>
      <w:r>
        <w:t>7</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_Toc29210 </w:instrText>
      </w:r>
      <w:r>
        <w:rPr>
          <w:rFonts w:ascii="等线" w:hAnsi="等线" w:cstheme="minorHAnsi"/>
          <w:caps/>
          <w:kern w:val="2"/>
          <w:szCs w:val="20"/>
        </w:rPr>
        <w:fldChar w:fldCharType="separate"/>
      </w:r>
      <w:r>
        <w:rPr>
          <w:rFonts w:hint="eastAsia" w:ascii="黑体" w:hAnsi="Times New Roman" w:eastAsia="黑体"/>
          <w:i w:val="0"/>
        </w:rPr>
        <w:t xml:space="preserve">6.4.3 </w:t>
      </w:r>
      <w:r>
        <w:rPr>
          <w:rFonts w:hint="eastAsia" w:ascii="宋体" w:hAnsi="宋体" w:eastAsia="宋体"/>
        </w:rPr>
        <w:t>数据备份/恢复</w:t>
      </w:r>
      <w:r>
        <w:tab/>
      </w:r>
      <w:r>
        <w:fldChar w:fldCharType="begin"/>
      </w:r>
      <w:r>
        <w:instrText xml:space="preserve"> PAGEREF _Toc29210 \h </w:instrText>
      </w:r>
      <w:r>
        <w:fldChar w:fldCharType="separate"/>
      </w:r>
      <w:r>
        <w:t>7</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_Toc8866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6.4.4 </w:t>
      </w:r>
      <w:r>
        <w:rPr>
          <w:rFonts w:hint="eastAsia" w:ascii="宋体" w:hAnsi="宋体" w:eastAsia="宋体"/>
          <w:lang w:val="en-US" w:eastAsia="zh-CN"/>
        </w:rPr>
        <w:t>数据标注</w:t>
      </w:r>
      <w:r>
        <w:tab/>
      </w:r>
      <w:r>
        <w:fldChar w:fldCharType="begin"/>
      </w:r>
      <w:r>
        <w:instrText xml:space="preserve"> PAGEREF _Toc8866 \h </w:instrText>
      </w:r>
      <w:r>
        <w:fldChar w:fldCharType="separate"/>
      </w:r>
      <w:r>
        <w:t>7</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_Toc1688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6.4.5 </w:t>
      </w:r>
      <w:r>
        <w:rPr>
          <w:rFonts w:hint="eastAsia" w:ascii="宋体" w:hAnsi="宋体" w:eastAsia="宋体"/>
          <w:lang w:val="en-US" w:eastAsia="zh-CN"/>
        </w:rPr>
        <w:t>数据处理</w:t>
      </w:r>
      <w:r>
        <w:tab/>
      </w:r>
      <w:r>
        <w:fldChar w:fldCharType="begin"/>
      </w:r>
      <w:r>
        <w:instrText xml:space="preserve"> PAGEREF _Toc1688 \h </w:instrText>
      </w:r>
      <w:r>
        <w:fldChar w:fldCharType="separate"/>
      </w:r>
      <w:r>
        <w:t>8</w:t>
      </w:r>
      <w:r>
        <w:fldChar w:fldCharType="end"/>
      </w:r>
      <w:r>
        <w:rPr>
          <w:rFonts w:ascii="等线" w:hAnsi="等线" w:cstheme="minorHAnsi"/>
          <w:caps/>
          <w:kern w:val="2"/>
          <w:szCs w:val="20"/>
        </w:rPr>
        <w:fldChar w:fldCharType="end"/>
      </w:r>
    </w:p>
    <w:p>
      <w:pPr>
        <w:pStyle w:val="2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_Toc31546 </w:instrText>
      </w:r>
      <w:r>
        <w:rPr>
          <w:rFonts w:ascii="等线" w:hAnsi="等线" w:cstheme="minorHAnsi"/>
          <w:caps/>
          <w:kern w:val="2"/>
          <w:szCs w:val="20"/>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6.5 </w:t>
      </w:r>
      <w:r>
        <w:rPr>
          <w:rFonts w:hint="eastAsia" w:ascii="Times New Roman" w:hAnsi="Times New Roman"/>
        </w:rPr>
        <w:t>模型开发训练</w:t>
      </w:r>
      <w:r>
        <w:rPr>
          <w:rFonts w:hint="eastAsia" w:ascii="Times New Roman" w:hAnsi="Times New Roman"/>
          <w:lang w:val="en-US" w:eastAsia="zh-CN"/>
        </w:rPr>
        <w:t>服务</w:t>
      </w:r>
      <w:r>
        <w:rPr>
          <w:rFonts w:hint="eastAsia" w:ascii="Times New Roman" w:hAnsi="Times New Roman"/>
        </w:rPr>
        <w:t>能力要求</w:t>
      </w:r>
      <w:r>
        <w:tab/>
      </w:r>
      <w:r>
        <w:fldChar w:fldCharType="begin"/>
      </w:r>
      <w:r>
        <w:instrText xml:space="preserve"> PAGEREF _Toc31546 \h </w:instrText>
      </w:r>
      <w:r>
        <w:fldChar w:fldCharType="separate"/>
      </w:r>
      <w:r>
        <w:t>8</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_Toc30776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6.5.1 </w:t>
      </w:r>
      <w:r>
        <w:rPr>
          <w:rFonts w:hint="eastAsia" w:ascii="宋体" w:hAnsi="宋体" w:eastAsia="宋体"/>
          <w:lang w:val="en-US" w:eastAsia="zh-CN"/>
        </w:rPr>
        <w:t>模型开发</w:t>
      </w:r>
      <w:r>
        <w:tab/>
      </w:r>
      <w:r>
        <w:fldChar w:fldCharType="begin"/>
      </w:r>
      <w:r>
        <w:instrText xml:space="preserve"> PAGEREF _Toc30776 \h </w:instrText>
      </w:r>
      <w:r>
        <w:fldChar w:fldCharType="separate"/>
      </w:r>
      <w:r>
        <w:t>8</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_Toc31557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6.5.2 </w:t>
      </w:r>
      <w:r>
        <w:rPr>
          <w:rFonts w:hint="eastAsia" w:ascii="宋体" w:hAnsi="宋体" w:eastAsia="宋体"/>
          <w:lang w:val="en-US" w:eastAsia="zh-CN"/>
        </w:rPr>
        <w:t>模型训练/微调</w:t>
      </w:r>
      <w:r>
        <w:tab/>
      </w:r>
      <w:r>
        <w:fldChar w:fldCharType="begin"/>
      </w:r>
      <w:r>
        <w:instrText xml:space="preserve"> PAGEREF _Toc31557 \h </w:instrText>
      </w:r>
      <w:r>
        <w:fldChar w:fldCharType="separate"/>
      </w:r>
      <w:r>
        <w:t>9</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_Toc9207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6.5.3 </w:t>
      </w:r>
      <w:r>
        <w:rPr>
          <w:rFonts w:hint="eastAsia" w:ascii="宋体" w:hAnsi="宋体" w:eastAsia="宋体"/>
          <w:lang w:val="en-US" w:eastAsia="zh-CN"/>
        </w:rPr>
        <w:t>模型可视化</w:t>
      </w:r>
      <w:r>
        <w:tab/>
      </w:r>
      <w:r>
        <w:fldChar w:fldCharType="begin"/>
      </w:r>
      <w:r>
        <w:instrText xml:space="preserve"> PAGEREF _Toc9207 \h </w:instrText>
      </w:r>
      <w:r>
        <w:fldChar w:fldCharType="separate"/>
      </w:r>
      <w:r>
        <w:t>9</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_Toc29825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6.5.4 </w:t>
      </w:r>
      <w:r>
        <w:rPr>
          <w:rFonts w:hint="eastAsia" w:ascii="宋体" w:hAnsi="宋体" w:eastAsia="宋体"/>
          <w:lang w:val="en-US" w:eastAsia="zh-CN"/>
        </w:rPr>
        <w:t>自动化建模</w:t>
      </w:r>
      <w:r>
        <w:tab/>
      </w:r>
      <w:r>
        <w:fldChar w:fldCharType="begin"/>
      </w:r>
      <w:r>
        <w:instrText xml:space="preserve"> PAGEREF _Toc29825 \h </w:instrText>
      </w:r>
      <w:r>
        <w:fldChar w:fldCharType="separate"/>
      </w:r>
      <w:r>
        <w:t>9</w:t>
      </w:r>
      <w:r>
        <w:fldChar w:fldCharType="end"/>
      </w:r>
      <w:r>
        <w:rPr>
          <w:rFonts w:ascii="等线" w:hAnsi="等线" w:cstheme="minorHAnsi"/>
          <w:caps/>
          <w:kern w:val="2"/>
          <w:szCs w:val="20"/>
        </w:rPr>
        <w:fldChar w:fldCharType="end"/>
      </w:r>
    </w:p>
    <w:p>
      <w:pPr>
        <w:pStyle w:val="2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_Toc17009 </w:instrText>
      </w:r>
      <w:r>
        <w:rPr>
          <w:rFonts w:ascii="等线" w:hAnsi="等线" w:cstheme="minorHAnsi"/>
          <w:caps/>
          <w:kern w:val="2"/>
          <w:szCs w:val="20"/>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6.6 </w:t>
      </w:r>
      <w:r>
        <w:rPr>
          <w:rFonts w:hint="eastAsia" w:ascii="Times New Roman" w:hAnsi="Times New Roman"/>
        </w:rPr>
        <w:t>模型推理部署</w:t>
      </w:r>
      <w:r>
        <w:rPr>
          <w:rFonts w:hint="eastAsia" w:ascii="Times New Roman" w:hAnsi="Times New Roman"/>
          <w:lang w:val="en-US" w:eastAsia="zh-CN"/>
        </w:rPr>
        <w:t>服务</w:t>
      </w:r>
      <w:r>
        <w:rPr>
          <w:rFonts w:hint="eastAsia" w:ascii="Times New Roman" w:hAnsi="Times New Roman"/>
        </w:rPr>
        <w:t>能力要求</w:t>
      </w:r>
      <w:r>
        <w:tab/>
      </w:r>
      <w:r>
        <w:fldChar w:fldCharType="begin"/>
      </w:r>
      <w:r>
        <w:instrText xml:space="preserve"> PAGEREF _Toc17009 \h </w:instrText>
      </w:r>
      <w:r>
        <w:fldChar w:fldCharType="separate"/>
      </w:r>
      <w:r>
        <w:t>10</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_Toc31657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6.6.1 </w:t>
      </w:r>
      <w:r>
        <w:rPr>
          <w:rFonts w:hint="eastAsia" w:ascii="宋体" w:hAnsi="宋体" w:eastAsia="宋体"/>
          <w:lang w:val="en-US" w:eastAsia="zh-CN"/>
        </w:rPr>
        <w:t>模型评估</w:t>
      </w:r>
      <w:r>
        <w:tab/>
      </w:r>
      <w:r>
        <w:fldChar w:fldCharType="begin"/>
      </w:r>
      <w:r>
        <w:instrText xml:space="preserve"> PAGEREF _Toc31657 \h </w:instrText>
      </w:r>
      <w:r>
        <w:fldChar w:fldCharType="separate"/>
      </w:r>
      <w:r>
        <w:t>10</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_Toc469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6.6.2 </w:t>
      </w:r>
      <w:r>
        <w:rPr>
          <w:rFonts w:hint="eastAsia" w:ascii="宋体" w:hAnsi="宋体" w:eastAsia="宋体"/>
          <w:lang w:val="en-US" w:eastAsia="zh-CN"/>
        </w:rPr>
        <w:t>模型调优</w:t>
      </w:r>
      <w:r>
        <w:tab/>
      </w:r>
      <w:r>
        <w:fldChar w:fldCharType="begin"/>
      </w:r>
      <w:r>
        <w:instrText xml:space="preserve"> PAGEREF _Toc469 \h </w:instrText>
      </w:r>
      <w:r>
        <w:fldChar w:fldCharType="separate"/>
      </w:r>
      <w:r>
        <w:t>10</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_Toc18699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6.6.3 </w:t>
      </w:r>
      <w:r>
        <w:rPr>
          <w:rFonts w:hint="eastAsia" w:ascii="宋体" w:hAnsi="宋体" w:eastAsia="宋体"/>
          <w:lang w:val="en-US" w:eastAsia="zh-CN"/>
        </w:rPr>
        <w:t>模型压缩</w:t>
      </w:r>
      <w:r>
        <w:tab/>
      </w:r>
      <w:r>
        <w:fldChar w:fldCharType="begin"/>
      </w:r>
      <w:r>
        <w:instrText xml:space="preserve"> PAGEREF _Toc18699 \h </w:instrText>
      </w:r>
      <w:r>
        <w:fldChar w:fldCharType="separate"/>
      </w:r>
      <w:r>
        <w:t>10</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_Toc22700 </w:instrText>
      </w:r>
      <w:r>
        <w:rPr>
          <w:rFonts w:ascii="等线" w:hAnsi="等线" w:cstheme="minorHAnsi"/>
          <w:caps/>
          <w:kern w:val="2"/>
          <w:szCs w:val="20"/>
        </w:rPr>
        <w:fldChar w:fldCharType="separate"/>
      </w:r>
      <w:r>
        <w:rPr>
          <w:rFonts w:hint="eastAsia" w:ascii="黑体" w:hAnsi="Times New Roman" w:eastAsia="黑体"/>
          <w:i w:val="0"/>
        </w:rPr>
        <w:t xml:space="preserve">6.6.4 </w:t>
      </w:r>
      <w:r>
        <w:rPr>
          <w:rFonts w:hint="eastAsia" w:ascii="宋体" w:hAnsi="宋体" w:eastAsia="宋体"/>
          <w:lang w:val="en-US" w:eastAsia="zh-CN"/>
        </w:rPr>
        <w:t>在线服务</w:t>
      </w:r>
      <w:r>
        <w:tab/>
      </w:r>
      <w:r>
        <w:fldChar w:fldCharType="begin"/>
      </w:r>
      <w:r>
        <w:instrText xml:space="preserve"> PAGEREF _Toc22700 \h </w:instrText>
      </w:r>
      <w:r>
        <w:fldChar w:fldCharType="separate"/>
      </w:r>
      <w:r>
        <w:t>11</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_Toc25265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6.6.5 </w:t>
      </w:r>
      <w:r>
        <w:rPr>
          <w:rFonts w:hint="eastAsia" w:ascii="宋体" w:hAnsi="宋体" w:eastAsia="宋体"/>
          <w:lang w:val="en-US" w:eastAsia="zh-CN"/>
        </w:rPr>
        <w:t>推理加速</w:t>
      </w:r>
      <w:r>
        <w:tab/>
      </w:r>
      <w:r>
        <w:fldChar w:fldCharType="begin"/>
      </w:r>
      <w:r>
        <w:instrText xml:space="preserve"> PAGEREF _Toc25265 \h </w:instrText>
      </w:r>
      <w:r>
        <w:fldChar w:fldCharType="separate"/>
      </w:r>
      <w:r>
        <w:t>11</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_Toc8152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6.6.6 </w:t>
      </w:r>
      <w:r>
        <w:rPr>
          <w:rFonts w:hint="eastAsia" w:ascii="宋体" w:hAnsi="宋体" w:eastAsia="宋体"/>
          <w:lang w:val="en-US" w:eastAsia="zh-CN"/>
        </w:rPr>
        <w:t>弹性扩缩容</w:t>
      </w:r>
      <w:r>
        <w:tab/>
      </w:r>
      <w:r>
        <w:fldChar w:fldCharType="begin"/>
      </w:r>
      <w:r>
        <w:instrText xml:space="preserve"> PAGEREF _Toc8152 \h </w:instrText>
      </w:r>
      <w:r>
        <w:fldChar w:fldCharType="separate"/>
      </w:r>
      <w:r>
        <w:t>11</w:t>
      </w:r>
      <w:r>
        <w:fldChar w:fldCharType="end"/>
      </w:r>
      <w:r>
        <w:rPr>
          <w:rFonts w:ascii="等线" w:hAnsi="等线" w:cstheme="minorHAnsi"/>
          <w:caps/>
          <w:kern w:val="2"/>
          <w:szCs w:val="20"/>
        </w:rPr>
        <w:fldChar w:fldCharType="end"/>
      </w:r>
    </w:p>
    <w:p>
      <w:pPr>
        <w:pStyle w:val="2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_Toc1265 </w:instrText>
      </w:r>
      <w:r>
        <w:rPr>
          <w:rFonts w:ascii="等线" w:hAnsi="等线" w:cstheme="minorHAnsi"/>
          <w:caps/>
          <w:kern w:val="2"/>
          <w:szCs w:val="20"/>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6.7 </w:t>
      </w:r>
      <w:r>
        <w:rPr>
          <w:rFonts w:hint="eastAsia" w:ascii="Times New Roman" w:hAnsi="Times New Roman"/>
          <w:lang w:val="en-US" w:eastAsia="zh-CN"/>
        </w:rPr>
        <w:t>智算工程</w:t>
      </w:r>
      <w:r>
        <w:rPr>
          <w:rFonts w:hint="eastAsia" w:ascii="Times New Roman" w:hAnsi="Times New Roman"/>
        </w:rPr>
        <w:t>应用服务能力要求</w:t>
      </w:r>
      <w:r>
        <w:tab/>
      </w:r>
      <w:r>
        <w:fldChar w:fldCharType="begin"/>
      </w:r>
      <w:r>
        <w:instrText xml:space="preserve"> PAGEREF _Toc1265 \h </w:instrText>
      </w:r>
      <w:r>
        <w:fldChar w:fldCharType="separate"/>
      </w:r>
      <w:r>
        <w:t>11</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_Toc13674 </w:instrText>
      </w:r>
      <w:r>
        <w:rPr>
          <w:rFonts w:ascii="等线" w:hAnsi="等线" w:cstheme="minorHAnsi"/>
          <w:caps/>
          <w:kern w:val="2"/>
          <w:szCs w:val="20"/>
        </w:rPr>
        <w:fldChar w:fldCharType="separate"/>
      </w:r>
      <w:r>
        <w:rPr>
          <w:rFonts w:hint="eastAsia" w:ascii="黑体" w:hAnsi="Times New Roman" w:eastAsia="黑体"/>
          <w:i w:val="0"/>
        </w:rPr>
        <w:t xml:space="preserve">6.7.1 </w:t>
      </w:r>
      <w:r>
        <w:rPr>
          <w:rFonts w:hint="eastAsia" w:ascii="宋体" w:hAnsi="宋体" w:eastAsia="宋体"/>
          <w:lang w:val="en-US" w:eastAsia="zh-CN"/>
        </w:rPr>
        <w:t>服务应用接入</w:t>
      </w:r>
      <w:r>
        <w:tab/>
      </w:r>
      <w:r>
        <w:fldChar w:fldCharType="begin"/>
      </w:r>
      <w:r>
        <w:instrText xml:space="preserve"> PAGEREF _Toc13674 \h </w:instrText>
      </w:r>
      <w:r>
        <w:fldChar w:fldCharType="separate"/>
      </w:r>
      <w:r>
        <w:t>12</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_Toc9314 </w:instrText>
      </w:r>
      <w:r>
        <w:rPr>
          <w:rFonts w:ascii="等线" w:hAnsi="等线" w:cstheme="minorHAnsi"/>
          <w:caps/>
          <w:kern w:val="2"/>
          <w:szCs w:val="20"/>
        </w:rPr>
        <w:fldChar w:fldCharType="separate"/>
      </w:r>
      <w:r>
        <w:rPr>
          <w:rFonts w:hint="eastAsia" w:ascii="黑体" w:hAnsi="Times New Roman" w:eastAsia="黑体"/>
          <w:i w:val="0"/>
        </w:rPr>
        <w:t xml:space="preserve">6.7.2 </w:t>
      </w:r>
      <w:r>
        <w:rPr>
          <w:rFonts w:hint="eastAsia" w:ascii="宋体" w:hAnsi="宋体" w:eastAsia="宋体"/>
          <w:lang w:val="en-US" w:eastAsia="zh-CN"/>
        </w:rPr>
        <w:t>服务应用管理</w:t>
      </w:r>
      <w:r>
        <w:tab/>
      </w:r>
      <w:r>
        <w:fldChar w:fldCharType="begin"/>
      </w:r>
      <w:r>
        <w:instrText xml:space="preserve"> PAGEREF _Toc9314 \h </w:instrText>
      </w:r>
      <w:r>
        <w:fldChar w:fldCharType="separate"/>
      </w:r>
      <w:r>
        <w:t>12</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_Toc14145 </w:instrText>
      </w:r>
      <w:r>
        <w:rPr>
          <w:rFonts w:ascii="等线" w:hAnsi="等线" w:cstheme="minorHAnsi"/>
          <w:caps/>
          <w:kern w:val="2"/>
          <w:szCs w:val="20"/>
        </w:rPr>
        <w:fldChar w:fldCharType="separate"/>
      </w:r>
      <w:r>
        <w:rPr>
          <w:rFonts w:hint="eastAsia" w:ascii="黑体" w:hAnsi="Times New Roman" w:eastAsia="黑体"/>
          <w:i w:val="0"/>
        </w:rPr>
        <w:t xml:space="preserve">6.7.3 </w:t>
      </w:r>
      <w:r>
        <w:rPr>
          <w:rFonts w:hint="eastAsia" w:ascii="宋体" w:hAnsi="宋体" w:eastAsia="宋体"/>
          <w:lang w:val="en-US" w:eastAsia="zh-CN"/>
        </w:rPr>
        <w:t>服务应用监测</w:t>
      </w:r>
      <w:r>
        <w:tab/>
      </w:r>
      <w:r>
        <w:fldChar w:fldCharType="begin"/>
      </w:r>
      <w:r>
        <w:instrText xml:space="preserve"> PAGEREF _Toc14145 \h </w:instrText>
      </w:r>
      <w:r>
        <w:fldChar w:fldCharType="separate"/>
      </w:r>
      <w:r>
        <w:t>12</w:t>
      </w:r>
      <w:r>
        <w:fldChar w:fldCharType="end"/>
      </w:r>
      <w:r>
        <w:rPr>
          <w:rFonts w:ascii="等线" w:hAnsi="等线" w:cstheme="minorHAnsi"/>
          <w:caps/>
          <w:kern w:val="2"/>
          <w:szCs w:val="20"/>
        </w:rPr>
        <w:fldChar w:fldCharType="end"/>
      </w:r>
    </w:p>
    <w:p>
      <w:pPr>
        <w:pStyle w:val="2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_Toc31873 </w:instrText>
      </w:r>
      <w:r>
        <w:rPr>
          <w:rFonts w:ascii="等线" w:hAnsi="等线" w:cstheme="minorHAnsi"/>
          <w:caps/>
          <w:kern w:val="2"/>
          <w:szCs w:val="20"/>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6.8 </w:t>
      </w:r>
      <w:r>
        <w:rPr>
          <w:rFonts w:hint="eastAsia" w:ascii="Times New Roman" w:hAnsi="Times New Roman"/>
        </w:rPr>
        <w:t>管理运维服务能力要求</w:t>
      </w:r>
      <w:r>
        <w:tab/>
      </w:r>
      <w:r>
        <w:fldChar w:fldCharType="begin"/>
      </w:r>
      <w:r>
        <w:instrText xml:space="preserve"> PAGEREF _Toc31873 \h </w:instrText>
      </w:r>
      <w:r>
        <w:fldChar w:fldCharType="separate"/>
      </w:r>
      <w:r>
        <w:t>12</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_Toc7060 </w:instrText>
      </w:r>
      <w:r>
        <w:rPr>
          <w:rFonts w:ascii="等线" w:hAnsi="等线" w:cstheme="minorHAnsi"/>
          <w:caps/>
          <w:kern w:val="2"/>
          <w:szCs w:val="20"/>
        </w:rPr>
        <w:fldChar w:fldCharType="separate"/>
      </w:r>
      <w:r>
        <w:rPr>
          <w:rFonts w:hint="eastAsia" w:ascii="黑体" w:hAnsi="Times New Roman" w:eastAsia="黑体"/>
          <w:i w:val="0"/>
        </w:rPr>
        <w:t xml:space="preserve">6.8.1 </w:t>
      </w:r>
      <w:r>
        <w:rPr>
          <w:rFonts w:hint="eastAsia" w:ascii="宋体" w:hAnsi="宋体" w:eastAsia="宋体"/>
          <w:lang w:val="en-US" w:eastAsia="zh-CN"/>
        </w:rPr>
        <w:t>资源</w:t>
      </w:r>
      <w:r>
        <w:rPr>
          <w:rFonts w:hint="eastAsia" w:ascii="宋体" w:hAnsi="宋体" w:eastAsia="宋体"/>
        </w:rPr>
        <w:t>管理</w:t>
      </w:r>
      <w:r>
        <w:tab/>
      </w:r>
      <w:r>
        <w:fldChar w:fldCharType="begin"/>
      </w:r>
      <w:r>
        <w:instrText xml:space="preserve"> PAGEREF _Toc7060 \h </w:instrText>
      </w:r>
      <w:r>
        <w:fldChar w:fldCharType="separate"/>
      </w:r>
      <w:r>
        <w:t>12</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_Toc24271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6.8.2 </w:t>
      </w:r>
      <w:r>
        <w:rPr>
          <w:rFonts w:hint="eastAsia" w:ascii="宋体" w:hAnsi="宋体" w:eastAsia="宋体"/>
          <w:lang w:val="en-US" w:eastAsia="zh-CN"/>
        </w:rPr>
        <w:t>用户管理</w:t>
      </w:r>
      <w:r>
        <w:tab/>
      </w:r>
      <w:r>
        <w:fldChar w:fldCharType="begin"/>
      </w:r>
      <w:r>
        <w:instrText xml:space="preserve"> PAGEREF _Toc24271 \h </w:instrText>
      </w:r>
      <w:r>
        <w:fldChar w:fldCharType="separate"/>
      </w:r>
      <w:r>
        <w:t>13</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_Toc28818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6.8.3 </w:t>
      </w:r>
      <w:r>
        <w:rPr>
          <w:rFonts w:hint="eastAsia" w:ascii="宋体" w:hAnsi="宋体" w:eastAsia="宋体"/>
          <w:lang w:val="en-US" w:eastAsia="zh-CN"/>
        </w:rPr>
        <w:t>事件管理</w:t>
      </w:r>
      <w:r>
        <w:tab/>
      </w:r>
      <w:r>
        <w:fldChar w:fldCharType="begin"/>
      </w:r>
      <w:r>
        <w:instrText xml:space="preserve"> PAGEREF _Toc28818 \h </w:instrText>
      </w:r>
      <w:r>
        <w:fldChar w:fldCharType="separate"/>
      </w:r>
      <w:r>
        <w:t>13</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_Toc31094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6.8.4 </w:t>
      </w:r>
      <w:r>
        <w:rPr>
          <w:rFonts w:hint="eastAsia" w:ascii="宋体" w:hAnsi="宋体" w:eastAsia="宋体"/>
          <w:lang w:val="en-US" w:eastAsia="zh-CN"/>
        </w:rPr>
        <w:t>监控告警</w:t>
      </w:r>
      <w:r>
        <w:tab/>
      </w:r>
      <w:r>
        <w:fldChar w:fldCharType="begin"/>
      </w:r>
      <w:r>
        <w:instrText xml:space="preserve"> PAGEREF _Toc31094 \h </w:instrText>
      </w:r>
      <w:r>
        <w:fldChar w:fldCharType="separate"/>
      </w:r>
      <w:r>
        <w:t>13</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_Toc16885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6.8.5 </w:t>
      </w:r>
      <w:r>
        <w:rPr>
          <w:rFonts w:hint="eastAsia" w:ascii="宋体" w:hAnsi="宋体" w:eastAsia="宋体"/>
          <w:lang w:val="en-US" w:eastAsia="zh-CN"/>
        </w:rPr>
        <w:t>容灾建设</w:t>
      </w:r>
      <w:r>
        <w:tab/>
      </w:r>
      <w:r>
        <w:fldChar w:fldCharType="begin"/>
      </w:r>
      <w:r>
        <w:instrText xml:space="preserve"> PAGEREF _Toc16885 \h </w:instrText>
      </w:r>
      <w:r>
        <w:fldChar w:fldCharType="separate"/>
      </w:r>
      <w:r>
        <w:t>13</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_Toc9696 </w:instrText>
      </w:r>
      <w:r>
        <w:rPr>
          <w:rFonts w:ascii="等线" w:hAnsi="等线" w:cstheme="minorHAnsi"/>
          <w:caps/>
          <w:kern w:val="2"/>
          <w:szCs w:val="20"/>
        </w:rPr>
        <w:fldChar w:fldCharType="separate"/>
      </w:r>
      <w:r>
        <w:rPr>
          <w:rFonts w:hint="eastAsia" w:ascii="黑体" w:hAnsi="Times New Roman" w:eastAsia="黑体"/>
          <w:i w:val="0"/>
        </w:rPr>
        <w:t xml:space="preserve">6.8.6 </w:t>
      </w:r>
      <w:r>
        <w:rPr>
          <w:rFonts w:hint="eastAsia" w:ascii="宋体" w:hAnsi="宋体" w:eastAsia="宋体"/>
          <w:lang w:val="en-US" w:eastAsia="zh-CN"/>
        </w:rPr>
        <w:t>可观测性</w:t>
      </w:r>
      <w:r>
        <w:tab/>
      </w:r>
      <w:r>
        <w:fldChar w:fldCharType="begin"/>
      </w:r>
      <w:r>
        <w:instrText xml:space="preserve"> PAGEREF _Toc9696 \h </w:instrText>
      </w:r>
      <w:r>
        <w:fldChar w:fldCharType="separate"/>
      </w:r>
      <w:r>
        <w:t>14</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_Toc19732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6.8.7 </w:t>
      </w:r>
      <w:r>
        <w:rPr>
          <w:rFonts w:hint="eastAsia" w:ascii="宋体" w:hAnsi="宋体" w:eastAsia="宋体"/>
          <w:lang w:val="en-US" w:eastAsia="zh-CN"/>
        </w:rPr>
        <w:t>流程引擎</w:t>
      </w:r>
      <w:r>
        <w:tab/>
      </w:r>
      <w:r>
        <w:fldChar w:fldCharType="begin"/>
      </w:r>
      <w:r>
        <w:instrText xml:space="preserve"> PAGEREF _Toc19732 \h </w:instrText>
      </w:r>
      <w:r>
        <w:fldChar w:fldCharType="separate"/>
      </w:r>
      <w:r>
        <w:t>14</w:t>
      </w:r>
      <w:r>
        <w:fldChar w:fldCharType="end"/>
      </w:r>
      <w:r>
        <w:rPr>
          <w:rFonts w:ascii="等线" w:hAnsi="等线" w:cstheme="minorHAnsi"/>
          <w:caps/>
          <w:kern w:val="2"/>
          <w:szCs w:val="20"/>
        </w:rPr>
        <w:fldChar w:fldCharType="end"/>
      </w:r>
    </w:p>
    <w:p>
      <w:pPr>
        <w:pStyle w:val="46"/>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_Toc32011 </w:instrText>
      </w:r>
      <w:r>
        <w:rPr>
          <w:rFonts w:ascii="等线" w:hAnsi="等线" w:cstheme="minorHAnsi"/>
          <w:caps/>
          <w:kern w:val="2"/>
          <w:szCs w:val="20"/>
        </w:rPr>
        <w:fldChar w:fldCharType="separate"/>
      </w:r>
      <w:r>
        <w:rPr>
          <w:rFonts w:hint="eastAsia" w:ascii="黑体" w:hAnsi="Times New Roman" w:eastAsia="黑体"/>
          <w:i w:val="0"/>
          <w:szCs w:val="21"/>
        </w:rPr>
        <w:t xml:space="preserve">7 </w:t>
      </w:r>
      <w:r>
        <w:rPr>
          <w:rFonts w:hint="eastAsia" w:ascii="Times New Roman" w:hAnsi="Times New Roman"/>
        </w:rPr>
        <w:t>智算工程平台性能</w:t>
      </w:r>
      <w:r>
        <w:tab/>
      </w:r>
      <w:r>
        <w:fldChar w:fldCharType="begin"/>
      </w:r>
      <w:r>
        <w:instrText xml:space="preserve"> PAGEREF _Toc32011 \h </w:instrText>
      </w:r>
      <w:r>
        <w:fldChar w:fldCharType="separate"/>
      </w:r>
      <w:r>
        <w:t>14</w:t>
      </w:r>
      <w:r>
        <w:fldChar w:fldCharType="end"/>
      </w:r>
      <w:r>
        <w:rPr>
          <w:rFonts w:ascii="等线" w:hAnsi="等线" w:cstheme="minorHAnsi"/>
          <w:caps/>
          <w:kern w:val="2"/>
          <w:szCs w:val="20"/>
        </w:rPr>
        <w:fldChar w:fldCharType="end"/>
      </w:r>
    </w:p>
    <w:p>
      <w:pPr>
        <w:pStyle w:val="2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_Toc24866 </w:instrText>
      </w:r>
      <w:r>
        <w:rPr>
          <w:rFonts w:ascii="等线" w:hAnsi="等线" w:cstheme="minorHAnsi"/>
          <w:caps/>
          <w:kern w:val="2"/>
          <w:szCs w:val="20"/>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7.1 </w:t>
      </w:r>
      <w:r>
        <w:rPr>
          <w:rFonts w:hint="eastAsia" w:ascii="宋体" w:hAnsi="宋体" w:eastAsia="宋体"/>
        </w:rPr>
        <w:t>单项性能</w:t>
      </w:r>
      <w:r>
        <w:tab/>
      </w:r>
      <w:r>
        <w:fldChar w:fldCharType="begin"/>
      </w:r>
      <w:r>
        <w:instrText xml:space="preserve"> PAGEREF _Toc24866 \h </w:instrText>
      </w:r>
      <w:r>
        <w:fldChar w:fldCharType="separate"/>
      </w:r>
      <w:r>
        <w:t>14</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_Toc27354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7.1.1 </w:t>
      </w:r>
      <w:r>
        <w:rPr>
          <w:rFonts w:hint="eastAsia"/>
          <w:lang w:val="en-US" w:eastAsia="zh-CN"/>
        </w:rPr>
        <w:t>训练性能</w:t>
      </w:r>
      <w:r>
        <w:tab/>
      </w:r>
      <w:r>
        <w:fldChar w:fldCharType="begin"/>
      </w:r>
      <w:r>
        <w:instrText xml:space="preserve"> PAGEREF _Toc27354 \h </w:instrText>
      </w:r>
      <w:r>
        <w:fldChar w:fldCharType="separate"/>
      </w:r>
      <w:r>
        <w:t>14</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_Toc13803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7.1.2 </w:t>
      </w:r>
      <w:r>
        <w:rPr>
          <w:rFonts w:hint="eastAsia"/>
          <w:lang w:val="en-US" w:eastAsia="zh-CN"/>
        </w:rPr>
        <w:t>推理性能</w:t>
      </w:r>
      <w:r>
        <w:tab/>
      </w:r>
      <w:r>
        <w:fldChar w:fldCharType="begin"/>
      </w:r>
      <w:r>
        <w:instrText xml:space="preserve"> PAGEREF _Toc13803 \h </w:instrText>
      </w:r>
      <w:r>
        <w:fldChar w:fldCharType="separate"/>
      </w:r>
      <w:r>
        <w:t>15</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_Toc15739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7.1.3 </w:t>
      </w:r>
      <w:r>
        <w:rPr>
          <w:rFonts w:hint="eastAsia"/>
          <w:lang w:val="en-US" w:eastAsia="zh-CN"/>
        </w:rPr>
        <w:t>集群加速比</w:t>
      </w:r>
      <w:r>
        <w:tab/>
      </w:r>
      <w:r>
        <w:fldChar w:fldCharType="begin"/>
      </w:r>
      <w:r>
        <w:instrText xml:space="preserve"> PAGEREF _Toc15739 \h </w:instrText>
      </w:r>
      <w:r>
        <w:fldChar w:fldCharType="separate"/>
      </w:r>
      <w:r>
        <w:t>15</w:t>
      </w:r>
      <w:r>
        <w:fldChar w:fldCharType="end"/>
      </w:r>
      <w:r>
        <w:rPr>
          <w:rFonts w:ascii="等线" w:hAnsi="等线" w:cstheme="minorHAnsi"/>
          <w:caps/>
          <w:kern w:val="2"/>
          <w:szCs w:val="20"/>
        </w:rPr>
        <w:fldChar w:fldCharType="end"/>
      </w:r>
    </w:p>
    <w:p>
      <w:pPr>
        <w:pStyle w:val="3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_Toc18482 </w:instrText>
      </w:r>
      <w:r>
        <w:rPr>
          <w:rFonts w:ascii="等线" w:hAnsi="等线" w:cstheme="minorHAnsi"/>
          <w:caps/>
          <w:kern w:val="2"/>
          <w:szCs w:val="20"/>
        </w:rPr>
        <w:fldChar w:fldCharType="separate"/>
      </w:r>
      <w:r>
        <w:rPr>
          <w:rFonts w:hint="eastAsia" w:ascii="黑体" w:hAnsi="Times New Roman" w:eastAsia="黑体"/>
          <w:i w:val="0"/>
          <w:lang w:val="en-US" w:eastAsia="zh-CN"/>
        </w:rPr>
        <w:t xml:space="preserve">7.1.4 </w:t>
      </w:r>
      <w:r>
        <w:rPr>
          <w:rFonts w:hint="eastAsia"/>
          <w:lang w:val="en-US" w:eastAsia="zh-CN"/>
        </w:rPr>
        <w:t>交换延迟</w:t>
      </w:r>
      <w:r>
        <w:tab/>
      </w:r>
      <w:r>
        <w:fldChar w:fldCharType="begin"/>
      </w:r>
      <w:r>
        <w:instrText xml:space="preserve"> PAGEREF _Toc18482 \h </w:instrText>
      </w:r>
      <w:r>
        <w:fldChar w:fldCharType="separate"/>
      </w:r>
      <w:r>
        <w:t>15</w:t>
      </w:r>
      <w:r>
        <w:fldChar w:fldCharType="end"/>
      </w:r>
      <w:r>
        <w:rPr>
          <w:rFonts w:ascii="等线" w:hAnsi="等线" w:cstheme="minorHAnsi"/>
          <w:caps/>
          <w:kern w:val="2"/>
          <w:szCs w:val="20"/>
        </w:rPr>
        <w:fldChar w:fldCharType="end"/>
      </w:r>
    </w:p>
    <w:p>
      <w:pPr>
        <w:pStyle w:val="27"/>
        <w:tabs>
          <w:tab w:val="right" w:leader="dot" w:pos="9355"/>
        </w:tabs>
      </w:pPr>
      <w:r>
        <w:rPr>
          <w:rFonts w:ascii="等线" w:hAnsi="等线" w:cstheme="minorHAnsi"/>
          <w:caps/>
          <w:kern w:val="2"/>
          <w:szCs w:val="20"/>
        </w:rPr>
        <w:fldChar w:fldCharType="begin"/>
      </w:r>
      <w:r>
        <w:rPr>
          <w:rFonts w:ascii="等线" w:hAnsi="等线" w:cstheme="minorHAnsi"/>
          <w:caps/>
          <w:kern w:val="2"/>
          <w:szCs w:val="20"/>
        </w:rPr>
        <w:instrText xml:space="preserve"> HYPERLINK \l _Toc28873 </w:instrText>
      </w:r>
      <w:r>
        <w:rPr>
          <w:rFonts w:ascii="等线" w:hAnsi="等线" w:cstheme="minorHAnsi"/>
          <w:caps/>
          <w:kern w:val="2"/>
          <w:szCs w:val="20"/>
        </w:rPr>
        <w:fldChar w:fldCharType="separate"/>
      </w:r>
      <w:r>
        <w:rPr>
          <w:rFonts w:hint="eastAsia" w:ascii="黑体" w:hAnsi="Times New Roman" w:eastAsia="黑体" w:cs="Times New Roman"/>
          <w:bCs w:val="0"/>
          <w:i w:val="0"/>
          <w:iCs w:val="0"/>
          <w:caps w:val="0"/>
          <w:strike w:val="0"/>
          <w:dstrike w:val="0"/>
          <w:vanish w:val="0"/>
          <w:spacing w:val="0"/>
          <w:kern w:val="0"/>
          <w:position w:val="0"/>
          <w:szCs w:val="21"/>
          <w:vertAlign w:val="baseline"/>
          <w14:shadow w14:blurRad="0" w14:dist="0" w14:dir="0" w14:sx="0" w14:sy="0" w14:kx="0" w14:ky="0" w14:algn="none">
            <w14:srgbClr w14:val="000000"/>
          </w14:shadow>
        </w:rPr>
        <w:t xml:space="preserve">7.2 </w:t>
      </w:r>
      <w:r>
        <w:rPr>
          <w:rFonts w:hint="eastAsia" w:ascii="宋体" w:hAnsi="宋体" w:eastAsia="宋体"/>
          <w:lang w:val="en-US" w:eastAsia="zh-CN"/>
        </w:rPr>
        <w:t>综合</w:t>
      </w:r>
      <w:r>
        <w:rPr>
          <w:rFonts w:hint="eastAsia" w:ascii="宋体" w:hAnsi="宋体" w:eastAsia="宋体"/>
        </w:rPr>
        <w:t>性能</w:t>
      </w:r>
      <w:r>
        <w:tab/>
      </w:r>
      <w:r>
        <w:fldChar w:fldCharType="begin"/>
      </w:r>
      <w:r>
        <w:instrText xml:space="preserve"> PAGEREF _Toc28873 \h </w:instrText>
      </w:r>
      <w:r>
        <w:fldChar w:fldCharType="separate"/>
      </w:r>
      <w:r>
        <w:t>15</w:t>
      </w:r>
      <w:r>
        <w:fldChar w:fldCharType="end"/>
      </w:r>
      <w:r>
        <w:rPr>
          <w:rFonts w:ascii="等线" w:hAnsi="等线" w:cstheme="minorHAnsi"/>
          <w:caps/>
          <w:kern w:val="2"/>
          <w:szCs w:val="20"/>
        </w:rPr>
        <w:fldChar w:fldCharType="end"/>
      </w:r>
    </w:p>
    <w:p>
      <w:pPr>
        <w:pStyle w:val="36"/>
        <w:tabs>
          <w:tab w:val="right" w:leader="dot" w:pos="9355"/>
        </w:tabs>
      </w:pPr>
    </w:p>
    <w:p>
      <w:r>
        <w:rPr>
          <w:rFonts w:ascii="等线" w:hAnsi="等线" w:cstheme="minorHAnsi"/>
          <w:caps/>
          <w:kern w:val="2"/>
          <w:szCs w:val="20"/>
        </w:rPr>
        <w:fldChar w:fldCharType="end"/>
      </w:r>
    </w:p>
    <w:p>
      <w:pPr>
        <w:pStyle w:val="136"/>
      </w:pPr>
      <w:bookmarkStart w:id="20" w:name="_Toc21792723"/>
      <w:bookmarkStart w:id="21" w:name="_Toc9162"/>
      <w:bookmarkStart w:id="22" w:name="_Toc9553"/>
      <w:bookmarkStart w:id="23" w:name="_Toc26980"/>
      <w:bookmarkStart w:id="24" w:name="_Toc20129"/>
      <w:bookmarkStart w:id="25" w:name="_Toc18561"/>
      <w:bookmarkStart w:id="26" w:name="_Toc13946"/>
      <w:r>
        <w:rPr>
          <w:rFonts w:hint="eastAsia"/>
        </w:rPr>
        <w:t xml:space="preserve">前 </w:t>
      </w:r>
      <w:r>
        <w:t xml:space="preserve"> </w:t>
      </w:r>
      <w:r>
        <w:rPr>
          <w:rFonts w:hint="eastAsia"/>
        </w:rPr>
        <w:t>言</w:t>
      </w:r>
      <w:bookmarkEnd w:id="13"/>
      <w:bookmarkEnd w:id="14"/>
      <w:bookmarkEnd w:id="15"/>
      <w:bookmarkEnd w:id="20"/>
      <w:bookmarkEnd w:id="21"/>
      <w:bookmarkEnd w:id="22"/>
      <w:bookmarkEnd w:id="23"/>
      <w:bookmarkEnd w:id="24"/>
      <w:bookmarkEnd w:id="25"/>
      <w:bookmarkEnd w:id="26"/>
    </w:p>
    <w:p>
      <w:pPr>
        <w:pStyle w:val="40"/>
        <w:ind w:firstLine="0" w:firstLineChars="0"/>
      </w:pPr>
    </w:p>
    <w:sdt>
      <w:sdtPr>
        <w:rPr>
          <w:rFonts w:hint="eastAsia"/>
        </w:rPr>
        <w:alias w:val="b) 标准编制所依据的起草规则"/>
        <w:tag w:val="rtccPrefaceContent_B"/>
        <w:id w:val="112327742"/>
        <w:placeholder>
          <w:docPart w:val="8CFE775E2F36E64080AFDEB4436425C0"/>
        </w:placeholder>
      </w:sdtPr>
      <w:sdtEndPr>
        <w:rPr>
          <w:rFonts w:hint="eastAsia"/>
        </w:rPr>
      </w:sdtEndPr>
      <w:sdtContent>
        <w:p>
          <w:pPr>
            <w:pStyle w:val="40"/>
            <w:rPr>
              <w:rFonts w:hAnsi="宋体" w:cs="宋体"/>
              <w:kern w:val="0"/>
              <w:sz w:val="24"/>
            </w:rPr>
          </w:pPr>
          <w:r>
            <w:rPr>
              <w:rFonts w:hint="eastAsia"/>
            </w:rPr>
            <w:t>本标准</w:t>
          </w:r>
          <w:r>
            <w:t>按照GB/T 1.1—20</w:t>
          </w:r>
          <w:r>
            <w:rPr>
              <w:rFonts w:hint="eastAsia"/>
            </w:rPr>
            <w:t>20</w:t>
          </w:r>
          <w:r>
            <w:t>给出的规则起草。</w:t>
          </w:r>
        </w:p>
      </w:sdtContent>
    </w:sdt>
    <w:sdt>
      <w:sdtPr>
        <w:rPr>
          <w:rFonts w:hint="eastAsia"/>
        </w:rPr>
        <w:alias w:val="e) 有关专利的说明"/>
        <w:tag w:val="rtccPrefaceContent_E"/>
        <w:id w:val="1868871218"/>
        <w:placeholder>
          <w:docPart w:val="5F36EB1237C1DB47A4E7EF6B5B1131FE"/>
        </w:placeholder>
      </w:sdtPr>
      <w:sdtEndPr>
        <w:rPr>
          <w:rFonts w:hint="eastAsia"/>
        </w:rPr>
      </w:sdtEndPr>
      <w:sdtContent>
        <w:p>
          <w:pPr>
            <w:pStyle w:val="40"/>
            <w:rPr>
              <w:rFonts w:hAnsi="宋体" w:cs="宋体"/>
              <w:kern w:val="0"/>
              <w:sz w:val="24"/>
            </w:rPr>
          </w:pPr>
          <w:r>
            <w:rPr>
              <w:rFonts w:hint="eastAsia"/>
            </w:rPr>
            <w:t>请注意本文件的某些内容可能涉及专利。本文件的发布机构不承担识别这些专利的责任。</w:t>
          </w:r>
        </w:p>
      </w:sdtContent>
    </w:sdt>
    <w:sdt>
      <w:sdtPr>
        <w:rPr>
          <w:rFonts w:hint="eastAsia"/>
        </w:rPr>
        <w:alias w:val="f) 标准的提出信息或归口信息"/>
        <w:tag w:val="rtccPrefaceContent_F"/>
        <w:id w:val="1601138457"/>
        <w:placeholder>
          <w:docPart w:val="003D9932684073479A9E465537714C08"/>
        </w:placeholder>
      </w:sdtPr>
      <w:sdtEndPr>
        <w:rPr>
          <w:rFonts w:hint="eastAsia"/>
        </w:rPr>
      </w:sdtEndPr>
      <w:sdtContent>
        <w:p>
          <w:pPr>
            <w:pStyle w:val="40"/>
            <w:rPr>
              <w:rFonts w:hAnsi="宋体" w:cs="宋体"/>
              <w:kern w:val="0"/>
              <w:sz w:val="24"/>
            </w:rPr>
          </w:pPr>
          <w:r>
            <w:rPr>
              <w:rFonts w:hint="eastAsia"/>
            </w:rPr>
            <w:t>本标准</w:t>
          </w:r>
          <w:r>
            <w:t>由中国通信标准化协会提出并归口。</w:t>
          </w:r>
        </w:p>
      </w:sdtContent>
    </w:sdt>
    <w:sdt>
      <w:sdtPr>
        <w:rPr>
          <w:rFonts w:hint="eastAsia"/>
        </w:rPr>
        <w:alias w:val="g) 标准的起草单位和主要起草人"/>
        <w:tag w:val="rtccPrefaceContent_G"/>
        <w:id w:val="215556177"/>
        <w:placeholder>
          <w:docPart w:val="6CFE81038355B946B6A05D0114F51C11"/>
        </w:placeholder>
      </w:sdtPr>
      <w:sdtEndPr>
        <w:rPr>
          <w:rFonts w:hint="eastAsia"/>
        </w:rPr>
      </w:sdtEndPr>
      <w:sdtContent>
        <w:p>
          <w:pPr>
            <w:pStyle w:val="40"/>
          </w:pPr>
          <w:r>
            <w:rPr>
              <w:rFonts w:hint="eastAsia"/>
            </w:rPr>
            <w:t>本文件</w:t>
          </w:r>
          <w:r>
            <w:t>起草单位：中国信息通信研究院、</w:t>
          </w:r>
        </w:p>
        <w:p>
          <w:pPr>
            <w:pStyle w:val="40"/>
            <w:sectPr>
              <w:headerReference r:id="rId9" w:type="default"/>
              <w:footerReference r:id="rId10" w:type="default"/>
              <w:pgSz w:w="11906" w:h="16838"/>
              <w:pgMar w:top="567" w:right="1134" w:bottom="1134" w:left="1417" w:header="1418" w:footer="1134" w:gutter="0"/>
              <w:pgNumType w:fmt="upperRoman" w:start="1"/>
              <w:cols w:space="720" w:num="1"/>
              <w:formProt w:val="0"/>
              <w:docGrid w:type="lines" w:linePitch="312" w:charSpace="0"/>
            </w:sectPr>
          </w:pPr>
          <w:r>
            <w:rPr>
              <w:rFonts w:hint="eastAsia"/>
            </w:rPr>
            <w:t>本文件</w:t>
          </w:r>
          <w:r>
            <w:t>主要起草人：</w:t>
          </w:r>
          <w:r>
            <w:rPr>
              <w:rFonts w:hint="eastAsia"/>
            </w:rPr>
            <w:t xml:space="preserve"> </w:t>
          </w:r>
        </w:p>
      </w:sdtContent>
    </w:sdt>
    <w:p>
      <w:pPr>
        <w:pStyle w:val="77"/>
      </w:pPr>
      <w:bookmarkStart w:id="27" w:name="_Toc12570"/>
      <w:bookmarkStart w:id="28" w:name="_Toc29115"/>
      <w:bookmarkStart w:id="29" w:name="_Toc74294714"/>
      <w:bookmarkStart w:id="30" w:name="_Toc15634"/>
      <w:bookmarkStart w:id="31" w:name="_Toc23129"/>
      <w:bookmarkStart w:id="32" w:name="_Toc32634"/>
      <w:bookmarkStart w:id="33" w:name="_Toc13477"/>
      <w:commentRangeStart w:id="0"/>
      <w:r>
        <w:rPr>
          <w:rFonts w:hint="eastAsia" w:ascii="Arial" w:hAnsi="Arial" w:cs="Arial"/>
        </w:rPr>
        <w:t>智算工程平台分级规范</w:t>
      </w:r>
      <w:commentRangeEnd w:id="0"/>
      <w:bookmarkEnd w:id="27"/>
      <w:bookmarkEnd w:id="28"/>
      <w:bookmarkEnd w:id="29"/>
      <w:bookmarkEnd w:id="30"/>
      <w:bookmarkEnd w:id="31"/>
      <w:bookmarkEnd w:id="32"/>
      <w:bookmarkEnd w:id="33"/>
      <w:r>
        <w:commentReference w:id="0"/>
      </w:r>
    </w:p>
    <w:p>
      <w:pPr>
        <w:pStyle w:val="66"/>
        <w:spacing w:before="312" w:after="312"/>
        <w:rPr>
          <w:szCs w:val="21"/>
        </w:rPr>
      </w:pPr>
      <w:bookmarkStart w:id="34" w:name="_Toc322636723"/>
      <w:bookmarkStart w:id="35" w:name="_Toc322631554"/>
      <w:bookmarkStart w:id="36" w:name="_Toc322631358"/>
      <w:bookmarkStart w:id="37" w:name="_Toc323045861"/>
      <w:bookmarkStart w:id="38" w:name="_Toc20333"/>
      <w:bookmarkStart w:id="39" w:name="_Toc448328023"/>
      <w:bookmarkStart w:id="40" w:name="_Toc322632845"/>
      <w:bookmarkStart w:id="41" w:name="_Toc324151307"/>
      <w:bookmarkStart w:id="42" w:name="_Toc324756947"/>
      <w:bookmarkStart w:id="43" w:name="_Toc448327932"/>
      <w:bookmarkStart w:id="44" w:name="_Toc322631323"/>
      <w:bookmarkStart w:id="45" w:name="_Toc31638"/>
      <w:bookmarkStart w:id="46" w:name="_Toc4574512"/>
      <w:bookmarkStart w:id="47" w:name="_Toc14604"/>
      <w:bookmarkStart w:id="48" w:name="_Toc448482392"/>
      <w:bookmarkStart w:id="49" w:name="_Toc322628981"/>
      <w:bookmarkStart w:id="50" w:name="_Toc17122"/>
      <w:bookmarkStart w:id="51" w:name="_Toc4574672"/>
      <w:bookmarkStart w:id="52" w:name="_Toc343175477"/>
      <w:bookmarkStart w:id="53" w:name="_Toc322631613"/>
      <w:bookmarkStart w:id="54" w:name="_Toc26568"/>
      <w:bookmarkStart w:id="55" w:name="_Toc447822224"/>
      <w:bookmarkStart w:id="56" w:name="_Toc322631241"/>
      <w:bookmarkStart w:id="57" w:name="_Toc8156"/>
      <w:r>
        <w:rPr>
          <w:rFonts w:hint="eastAsia"/>
          <w:szCs w:val="21"/>
        </w:rPr>
        <w:t>范围</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pPr>
        <w:pStyle w:val="49"/>
        <w:ind w:firstLine="420"/>
        <w:contextualSpacing/>
        <w:rPr>
          <w:rFonts w:cs="Times New Roman" w:hAnsiTheme="minorHAnsi"/>
          <w:kern w:val="2"/>
          <w:sz w:val="21"/>
          <w:szCs w:val="21"/>
        </w:rPr>
      </w:pPr>
      <w:r>
        <w:rPr>
          <w:rFonts w:cs="Times New Roman" w:hAnsiTheme="minorHAnsi"/>
          <w:kern w:val="2"/>
          <w:sz w:val="21"/>
          <w:szCs w:val="21"/>
        </w:rPr>
        <w:t>本</w:t>
      </w:r>
      <w:r>
        <w:rPr>
          <w:rFonts w:hint="eastAsia" w:cs="Times New Roman" w:hAnsiTheme="minorHAnsi"/>
          <w:kern w:val="2"/>
          <w:sz w:val="21"/>
          <w:szCs w:val="21"/>
        </w:rPr>
        <w:t>文件规范</w:t>
      </w:r>
      <w:r>
        <w:rPr>
          <w:rFonts w:cs="Times New Roman" w:hAnsiTheme="minorHAnsi"/>
          <w:kern w:val="2"/>
          <w:sz w:val="21"/>
          <w:szCs w:val="21"/>
        </w:rPr>
        <w:t>了</w:t>
      </w:r>
      <w:r>
        <w:rPr>
          <w:rFonts w:hint="eastAsia" w:cs="Times New Roman" w:hAnsiTheme="minorHAnsi"/>
          <w:kern w:val="2"/>
          <w:sz w:val="21"/>
          <w:szCs w:val="21"/>
        </w:rPr>
        <w:t>智算工程平台</w:t>
      </w:r>
      <w:r>
        <w:rPr>
          <w:rFonts w:hint="eastAsia" w:cs="Times New Roman" w:hAnsiTheme="minorHAnsi"/>
          <w:kern w:val="2"/>
          <w:sz w:val="21"/>
          <w:szCs w:val="21"/>
          <w:lang w:val="en-US" w:eastAsia="zh-CN"/>
        </w:rPr>
        <w:t>能力要求</w:t>
      </w:r>
      <w:r>
        <w:rPr>
          <w:rFonts w:hint="eastAsia" w:cs="Times New Roman" w:hAnsiTheme="minorHAnsi"/>
          <w:kern w:val="2"/>
          <w:sz w:val="21"/>
          <w:szCs w:val="21"/>
        </w:rPr>
        <w:t>，覆盖</w:t>
      </w:r>
      <w:commentRangeStart w:id="1"/>
      <w:r>
        <w:rPr>
          <w:rFonts w:hint="eastAsia" w:cs="Times New Roman" w:hAnsiTheme="minorHAnsi"/>
          <w:kern w:val="2"/>
          <w:sz w:val="21"/>
          <w:szCs w:val="21"/>
        </w:rPr>
        <w:t>工程平台基础能力、工程服务能力</w:t>
      </w:r>
      <w:r>
        <w:rPr>
          <w:rFonts w:hint="eastAsia" w:cs="Times New Roman" w:hAnsiTheme="minorHAnsi"/>
          <w:kern w:val="2"/>
          <w:sz w:val="21"/>
          <w:szCs w:val="21"/>
          <w:lang w:eastAsia="zh-CN"/>
        </w:rPr>
        <w:t>、</w:t>
      </w:r>
      <w:r>
        <w:rPr>
          <w:rFonts w:hint="eastAsia" w:cs="Times New Roman" w:hAnsiTheme="minorHAnsi"/>
          <w:kern w:val="2"/>
          <w:sz w:val="21"/>
          <w:szCs w:val="21"/>
          <w:lang w:val="en-US" w:eastAsia="zh-CN"/>
        </w:rPr>
        <w:t>应用服务能力</w:t>
      </w:r>
      <w:r>
        <w:rPr>
          <w:rFonts w:hint="eastAsia" w:cs="Times New Roman" w:hAnsiTheme="minorHAnsi"/>
          <w:kern w:val="2"/>
          <w:sz w:val="21"/>
          <w:szCs w:val="21"/>
        </w:rPr>
        <w:t>，同时包含平台安全，平台管理运维服务能力，平台</w:t>
      </w:r>
      <w:r>
        <w:rPr>
          <w:rFonts w:hint="eastAsia" w:cs="Times New Roman" w:hAnsiTheme="minorHAnsi"/>
          <w:kern w:val="2"/>
          <w:sz w:val="21"/>
          <w:szCs w:val="21"/>
          <w:lang w:val="en-US" w:eastAsia="zh-CN"/>
        </w:rPr>
        <w:t>稳定性能力等</w:t>
      </w:r>
      <w:commentRangeEnd w:id="1"/>
      <w:r>
        <w:commentReference w:id="1"/>
      </w:r>
      <w:r>
        <w:rPr>
          <w:rFonts w:hint="eastAsia" w:cs="Times New Roman" w:hAnsiTheme="minorHAnsi"/>
          <w:kern w:val="2"/>
          <w:sz w:val="21"/>
          <w:szCs w:val="21"/>
        </w:rPr>
        <w:t>。</w:t>
      </w:r>
    </w:p>
    <w:p>
      <w:pPr>
        <w:pStyle w:val="49"/>
        <w:ind w:firstLine="420"/>
        <w:contextualSpacing/>
        <w:rPr>
          <w:sz w:val="20"/>
          <w:szCs w:val="20"/>
        </w:rPr>
      </w:pPr>
      <w:r>
        <w:rPr>
          <w:rFonts w:hint="eastAsia" w:cs="Times New Roman" w:hAnsiTheme="minorHAnsi"/>
          <w:kern w:val="2"/>
          <w:sz w:val="21"/>
          <w:szCs w:val="21"/>
        </w:rPr>
        <w:t>本文件同时适用于</w:t>
      </w:r>
      <w:r>
        <w:rPr>
          <w:rFonts w:hint="eastAsia" w:cs="Times New Roman" w:hAnsiTheme="minorHAnsi"/>
          <w:kern w:val="2"/>
          <w:sz w:val="21"/>
          <w:szCs w:val="21"/>
          <w:lang w:val="en-US" w:eastAsia="zh-CN"/>
        </w:rPr>
        <w:t>提供智算服务的</w:t>
      </w:r>
      <w:r>
        <w:rPr>
          <w:rFonts w:hint="eastAsia" w:cs="Times New Roman" w:hAnsiTheme="minorHAnsi"/>
          <w:kern w:val="2"/>
          <w:sz w:val="21"/>
          <w:szCs w:val="21"/>
        </w:rPr>
        <w:t>云服务、软件产品和工具，即面向公共用户提供公有云服务和混合云环境下的解决方案或工具。依据交付形式的差异，本标准针对不同的使用场景其技术指标要求略有不同。</w:t>
      </w:r>
      <w:r>
        <w:rPr>
          <w:rFonts w:hint="eastAsia"/>
          <w:sz w:val="20"/>
          <w:szCs w:val="20"/>
        </w:rPr>
        <w:t xml:space="preserve"> </w:t>
      </w:r>
    </w:p>
    <w:p>
      <w:pPr>
        <w:pStyle w:val="66"/>
        <w:spacing w:before="312" w:after="312"/>
        <w:rPr>
          <w:szCs w:val="21"/>
        </w:rPr>
      </w:pPr>
      <w:bookmarkStart w:id="58" w:name="_Toc18306"/>
      <w:bookmarkStart w:id="59" w:name="_Toc343175478"/>
      <w:bookmarkStart w:id="60" w:name="_Toc322631555"/>
      <w:bookmarkStart w:id="61" w:name="_Toc448482393"/>
      <w:bookmarkStart w:id="62" w:name="_Toc322631614"/>
      <w:bookmarkStart w:id="63" w:name="_Toc28447"/>
      <w:bookmarkStart w:id="64" w:name="_Toc322632846"/>
      <w:bookmarkStart w:id="65" w:name="_Toc447822225"/>
      <w:bookmarkStart w:id="66" w:name="_Toc322631242"/>
      <w:bookmarkStart w:id="67" w:name="_Toc448328024"/>
      <w:bookmarkStart w:id="68" w:name="_Toc324151308"/>
      <w:bookmarkStart w:id="69" w:name="_Toc31235"/>
      <w:bookmarkStart w:id="70" w:name="_Toc25402"/>
      <w:bookmarkStart w:id="71" w:name="_Toc448327933"/>
      <w:bookmarkStart w:id="72" w:name="_Toc4574513"/>
      <w:bookmarkStart w:id="73" w:name="_Toc32657"/>
      <w:bookmarkStart w:id="74" w:name="_Toc324756948"/>
      <w:bookmarkStart w:id="75" w:name="_Toc322636724"/>
      <w:bookmarkStart w:id="76" w:name="_Toc323045862"/>
      <w:bookmarkStart w:id="77" w:name="_Toc322628982"/>
      <w:bookmarkStart w:id="78" w:name="_Toc322631359"/>
      <w:bookmarkStart w:id="79" w:name="_Toc26650"/>
      <w:bookmarkStart w:id="80" w:name="_Toc322631324"/>
      <w:bookmarkStart w:id="81" w:name="_Toc4574673"/>
      <w:r>
        <w:rPr>
          <w:rFonts w:hint="eastAsia"/>
          <w:szCs w:val="21"/>
        </w:rPr>
        <w:t>规范性引用文件</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pPr>
        <w:pStyle w:val="40"/>
        <w:rPr>
          <w:rFonts w:ascii="Times New Roman" w:hAnsi="Times New Roman"/>
          <w:szCs w:val="21"/>
        </w:rPr>
      </w:pPr>
      <w:r>
        <w:rPr>
          <w:rFonts w:ascii="Times New Roman" w:hAnsi="Times New Roman"/>
          <w:szCs w:val="21"/>
        </w:rPr>
        <w:t>下列文件对于本文件的应用是必不可少的。凡是注日期的引用文件，仅所注日期的版本适用于本文件。凡是不注日期的引用文件，其最新版本（包括所有的修改单）适用于本文件。</w:t>
      </w:r>
    </w:p>
    <w:p>
      <w:pPr>
        <w:pStyle w:val="40"/>
        <w:rPr>
          <w:rFonts w:ascii="Times New Roman" w:hAnsi="Times New Roman"/>
          <w:szCs w:val="21"/>
        </w:rPr>
      </w:pPr>
      <w:r>
        <w:rPr>
          <w:rFonts w:hint="eastAsia" w:ascii="Times New Roman" w:hAnsi="Times New Roman"/>
          <w:szCs w:val="21"/>
        </w:rPr>
        <w:t>GB/T 32400-2015 信息技术 云计算 概览与词汇</w:t>
      </w:r>
    </w:p>
    <w:p>
      <w:pPr>
        <w:pStyle w:val="40"/>
        <w:rPr>
          <w:rFonts w:ascii="Times New Roman" w:hAnsi="Times New Roman"/>
          <w:szCs w:val="21"/>
        </w:rPr>
      </w:pPr>
      <w:r>
        <w:rPr>
          <w:rFonts w:hint="eastAsia" w:ascii="Times New Roman" w:hAnsi="Times New Roman"/>
          <w:szCs w:val="21"/>
        </w:rPr>
        <w:t>GB/T 32399-2016 信息技术 云计算 参考架构</w:t>
      </w:r>
    </w:p>
    <w:p>
      <w:pPr>
        <w:pStyle w:val="66"/>
        <w:tabs>
          <w:tab w:val="center" w:pos="4201"/>
          <w:tab w:val="right" w:leader="dot" w:pos="9298"/>
        </w:tabs>
        <w:spacing w:before="312" w:after="312"/>
        <w:rPr>
          <w:rFonts w:ascii="Times New Roman" w:hAnsi="Times New Roman"/>
          <w:szCs w:val="21"/>
        </w:rPr>
      </w:pPr>
      <w:bookmarkStart w:id="82" w:name="_Toc28888"/>
      <w:bookmarkStart w:id="83" w:name="_Toc22226"/>
      <w:bookmarkStart w:id="84" w:name="_Toc25261"/>
      <w:bookmarkStart w:id="85" w:name="_Toc12410"/>
      <w:bookmarkStart w:id="86" w:name="_Toc21644"/>
      <w:bookmarkStart w:id="87" w:name="_Toc4574515"/>
      <w:bookmarkStart w:id="88" w:name="_Toc28845"/>
      <w:bookmarkStart w:id="89" w:name="_Toc4574674"/>
      <w:r>
        <w:rPr>
          <w:rFonts w:ascii="Times New Roman" w:hAnsi="Times New Roman"/>
          <w:szCs w:val="21"/>
        </w:rPr>
        <w:t>术语和定义</w:t>
      </w:r>
      <w:bookmarkEnd w:id="82"/>
      <w:bookmarkEnd w:id="83"/>
      <w:bookmarkEnd w:id="84"/>
      <w:bookmarkEnd w:id="85"/>
      <w:bookmarkEnd w:id="86"/>
      <w:bookmarkEnd w:id="87"/>
      <w:bookmarkEnd w:id="88"/>
      <w:bookmarkEnd w:id="89"/>
    </w:p>
    <w:p>
      <w:pPr>
        <w:pStyle w:val="40"/>
        <w:rPr>
          <w:rFonts w:ascii="Times New Roman" w:hAnsi="Times New Roman"/>
          <w:szCs w:val="21"/>
        </w:rPr>
      </w:pPr>
      <w:r>
        <w:rPr>
          <w:rFonts w:ascii="Times New Roman" w:hAnsi="Times New Roman"/>
          <w:szCs w:val="21"/>
        </w:rPr>
        <w:t>下列术语和定义适用于本文件。</w:t>
      </w:r>
    </w:p>
    <w:p>
      <w:pPr>
        <w:pStyle w:val="64"/>
        <w:spacing w:before="156" w:after="156"/>
      </w:pPr>
      <w:bookmarkStart w:id="90" w:name="_Toc320"/>
      <w:bookmarkEnd w:id="90"/>
      <w:bookmarkStart w:id="91" w:name="_Toc7631"/>
      <w:bookmarkEnd w:id="91"/>
      <w:bookmarkStart w:id="92" w:name="_Toc26139"/>
      <w:bookmarkEnd w:id="92"/>
      <w:bookmarkStart w:id="93" w:name="_Toc13543"/>
      <w:bookmarkEnd w:id="93"/>
      <w:bookmarkStart w:id="94" w:name="_Toc22739"/>
      <w:bookmarkEnd w:id="94"/>
      <w:bookmarkStart w:id="95" w:name="_Toc24881"/>
      <w:bookmarkEnd w:id="95"/>
      <w:bookmarkStart w:id="96" w:name="OLE_LINK14"/>
    </w:p>
    <w:p>
      <w:pPr>
        <w:pStyle w:val="64"/>
        <w:numPr>
          <w:ilvl w:val="1"/>
          <w:numId w:val="0"/>
        </w:numPr>
        <w:spacing w:before="156" w:after="156"/>
        <w:ind w:firstLine="420" w:firstLineChars="200"/>
        <w:outlineLvl w:val="9"/>
        <w:rPr>
          <w:rFonts w:ascii="Times New Roman" w:hAnsi="Times New Roman"/>
        </w:rPr>
      </w:pPr>
      <w:bookmarkStart w:id="97" w:name="_Toc14613"/>
      <w:r>
        <w:rPr>
          <w:rFonts w:hint="eastAsia" w:ascii="Times New Roman" w:hAnsi="Times New Roman"/>
        </w:rPr>
        <w:t xml:space="preserve">智算服务 </w:t>
      </w:r>
      <w:r>
        <w:rPr>
          <w:rFonts w:ascii="Times New Roman" w:hAnsi="Times New Roman"/>
        </w:rPr>
        <w:t>Intelligent computing services</w:t>
      </w:r>
      <w:bookmarkEnd w:id="97"/>
    </w:p>
    <w:p>
      <w:pPr>
        <w:pStyle w:val="40"/>
        <w:rPr>
          <w:rFonts w:hint="eastAsia"/>
          <w:lang w:val="en-US" w:eastAsia="zh-CN"/>
        </w:rPr>
      </w:pPr>
      <w:r>
        <w:rPr>
          <w:rFonts w:hint="eastAsia"/>
        </w:rPr>
        <w:t>智能算力主要</w:t>
      </w:r>
      <w:r>
        <w:rPr>
          <w:rFonts w:hint="eastAsia"/>
          <w:lang w:val="en-US" w:eastAsia="zh-CN"/>
        </w:rPr>
        <w:t>利用</w:t>
      </w:r>
      <w:r>
        <w:rPr>
          <w:rFonts w:hint="eastAsia"/>
        </w:rPr>
        <w:t>以</w:t>
      </w:r>
      <w:r>
        <w:t>GPU（Graphics Processing Unit，图形处理器）、FPGA（Field Programmable Gate Array，现场可编程逻辑门阵列）、AI（Artificial Intelligence，人工智能）芯片等为代表</w:t>
      </w:r>
      <w:r>
        <w:rPr>
          <w:rFonts w:hint="eastAsia"/>
          <w:lang w:val="en-US" w:eastAsia="zh-CN"/>
        </w:rPr>
        <w:t>的高性能计算硬件，执行复杂的数据处理和机器学习任务的能力。</w:t>
      </w:r>
    </w:p>
    <w:p>
      <w:pPr>
        <w:pStyle w:val="40"/>
        <w:rPr>
          <w:rFonts w:hint="eastAsia"/>
          <w:lang w:val="en-US" w:eastAsia="zh-CN"/>
        </w:rPr>
      </w:pPr>
    </w:p>
    <w:p>
      <w:pPr>
        <w:pStyle w:val="64"/>
        <w:spacing w:before="156" w:after="156"/>
        <w:rPr>
          <w:rFonts w:ascii="Times New Roman" w:hAnsi="Times New Roman"/>
        </w:rPr>
      </w:pPr>
      <w:bookmarkStart w:id="98" w:name="_Toc11724"/>
      <w:bookmarkEnd w:id="98"/>
      <w:bookmarkStart w:id="99" w:name="_Toc20107"/>
      <w:bookmarkEnd w:id="99"/>
      <w:bookmarkStart w:id="100" w:name="_Toc13147"/>
      <w:bookmarkEnd w:id="100"/>
      <w:bookmarkStart w:id="101" w:name="_Toc25539"/>
      <w:bookmarkEnd w:id="101"/>
      <w:bookmarkStart w:id="102" w:name="_Toc31690"/>
      <w:bookmarkEnd w:id="102"/>
      <w:bookmarkStart w:id="103" w:name="_Toc21372"/>
      <w:bookmarkEnd w:id="103"/>
    </w:p>
    <w:p>
      <w:pPr>
        <w:pStyle w:val="64"/>
        <w:numPr>
          <w:ilvl w:val="1"/>
          <w:numId w:val="0"/>
        </w:numPr>
        <w:spacing w:before="156" w:after="156"/>
        <w:ind w:firstLine="420" w:firstLineChars="200"/>
        <w:outlineLvl w:val="9"/>
        <w:rPr>
          <w:rFonts w:ascii="Times New Roman" w:hAnsi="Times New Roman"/>
        </w:rPr>
      </w:pPr>
      <w:bookmarkStart w:id="104" w:name="_Toc16007"/>
      <w:r>
        <w:rPr>
          <w:rFonts w:hint="eastAsia" w:ascii="Times New Roman" w:hAnsi="Times New Roman"/>
        </w:rPr>
        <w:t xml:space="preserve">智算工程平台 </w:t>
      </w:r>
      <w:r>
        <w:rPr>
          <w:rFonts w:ascii="Times New Roman" w:hAnsi="Times New Roman"/>
        </w:rPr>
        <w:t>Intelligent computing engineering</w:t>
      </w:r>
      <w:r>
        <w:rPr>
          <w:rFonts w:hint="eastAsia" w:ascii="Times New Roman" w:hAnsi="Times New Roman"/>
        </w:rPr>
        <w:t xml:space="preserve"> platform</w:t>
      </w:r>
      <w:bookmarkEnd w:id="104"/>
    </w:p>
    <w:bookmarkEnd w:id="96"/>
    <w:p>
      <w:pPr>
        <w:pStyle w:val="40"/>
        <w:rPr>
          <w:rFonts w:hint="eastAsia" w:ascii="Times New Roman" w:hAnsi="Times New Roman" w:eastAsia="宋体"/>
          <w:szCs w:val="21"/>
          <w:lang w:eastAsia="zh-CN"/>
        </w:rPr>
      </w:pPr>
      <w:r>
        <w:rPr>
          <w:rFonts w:hint="eastAsia" w:ascii="Times New Roman" w:hAnsi="Times New Roman"/>
          <w:szCs w:val="21"/>
        </w:rPr>
        <w:t>智算工程平台</w:t>
      </w:r>
      <w:r>
        <w:rPr>
          <w:rFonts w:ascii="Times New Roman" w:hAnsi="Times New Roman"/>
          <w:szCs w:val="21"/>
        </w:rPr>
        <w:t>是一套基于</w:t>
      </w:r>
      <w:r>
        <w:rPr>
          <w:rFonts w:hint="eastAsia" w:ascii="Times New Roman" w:hAnsi="Times New Roman"/>
          <w:szCs w:val="21"/>
        </w:rPr>
        <w:t>智能算力</w:t>
      </w:r>
      <w:r>
        <w:rPr>
          <w:rFonts w:ascii="Times New Roman" w:hAnsi="Times New Roman"/>
          <w:szCs w:val="21"/>
        </w:rPr>
        <w:t>提供计算服务的系统</w:t>
      </w:r>
      <w:del w:id="0" w:author="韩思齐" w:date="2024-06-28T14:34:01Z">
        <w:r>
          <w:rPr>
            <w:rFonts w:ascii="Times New Roman" w:hAnsi="Times New Roman"/>
            <w:szCs w:val="21"/>
          </w:rPr>
          <w:delText>，</w:delText>
        </w:r>
      </w:del>
      <w:ins w:id="1" w:author="韩思齐" w:date="2024-06-28T14:34:01Z">
        <w:r>
          <w:rPr>
            <w:rFonts w:hint="eastAsia" w:ascii="Times New Roman" w:hAnsi="Times New Roman"/>
            <w:szCs w:val="21"/>
            <w:lang w:eastAsia="zh-CN"/>
          </w:rPr>
          <w:t>。</w:t>
        </w:r>
      </w:ins>
    </w:p>
    <w:p>
      <w:pPr>
        <w:pStyle w:val="66"/>
        <w:spacing w:before="312" w:after="312"/>
        <w:rPr>
          <w:rFonts w:ascii="Times New Roman" w:hAnsi="Times New Roman"/>
        </w:rPr>
      </w:pPr>
      <w:bookmarkStart w:id="105" w:name="_Toc257"/>
      <w:bookmarkStart w:id="106" w:name="_Toc17338"/>
      <w:bookmarkStart w:id="107" w:name="_Toc7000"/>
      <w:bookmarkStart w:id="108" w:name="_Toc16987"/>
      <w:bookmarkStart w:id="109" w:name="_Toc7805"/>
      <w:bookmarkStart w:id="110" w:name="_Toc27113"/>
      <w:bookmarkStart w:id="111" w:name="_Toc4574675"/>
      <w:bookmarkStart w:id="112" w:name="_Toc4574514"/>
      <w:r>
        <w:rPr>
          <w:rFonts w:ascii="Times New Roman" w:hAnsi="Times New Roman"/>
        </w:rPr>
        <w:t>缩略语</w:t>
      </w:r>
      <w:bookmarkEnd w:id="105"/>
      <w:bookmarkEnd w:id="106"/>
      <w:bookmarkEnd w:id="107"/>
      <w:bookmarkEnd w:id="108"/>
      <w:bookmarkEnd w:id="109"/>
      <w:bookmarkEnd w:id="110"/>
      <w:bookmarkEnd w:id="111"/>
      <w:bookmarkEnd w:id="112"/>
    </w:p>
    <w:p>
      <w:pPr>
        <w:pStyle w:val="40"/>
        <w:rPr>
          <w:rFonts w:ascii="Times New Roman" w:hAnsi="Times New Roman"/>
          <w:szCs w:val="21"/>
        </w:rPr>
      </w:pPr>
      <w:r>
        <w:rPr>
          <w:rFonts w:ascii="Times New Roman" w:hAnsi="Times New Roman"/>
          <w:szCs w:val="21"/>
        </w:rPr>
        <w:t>下列缩略语适用于本</w:t>
      </w:r>
      <w:r>
        <w:rPr>
          <w:rFonts w:hint="eastAsia" w:ascii="Times New Roman" w:hAnsi="Times New Roman"/>
          <w:szCs w:val="21"/>
        </w:rPr>
        <w:t>文件</w:t>
      </w:r>
      <w:r>
        <w:rPr>
          <w:rFonts w:ascii="Times New Roman" w:hAnsi="Times New Roman"/>
          <w:szCs w:val="21"/>
        </w:rPr>
        <w:t>：</w:t>
      </w:r>
    </w:p>
    <w:p>
      <w:pPr>
        <w:pStyle w:val="40"/>
        <w:rPr>
          <w:rFonts w:ascii="Times New Roman" w:hAnsi="Times New Roman" w:eastAsiaTheme="minorEastAsia"/>
          <w:szCs w:val="21"/>
        </w:rPr>
      </w:pPr>
      <w:r>
        <w:rPr>
          <w:rFonts w:hint="eastAsia" w:ascii="Times New Roman" w:hAnsi="Times New Roman" w:eastAsiaTheme="minorEastAsia"/>
          <w:szCs w:val="21"/>
        </w:rPr>
        <w:t>API:应用编程接口(Application</w:t>
      </w:r>
      <w:r>
        <w:rPr>
          <w:rFonts w:ascii="Times New Roman" w:hAnsi="Times New Roman" w:eastAsiaTheme="minorEastAsia"/>
          <w:szCs w:val="21"/>
        </w:rPr>
        <w:t xml:space="preserve"> </w:t>
      </w:r>
      <w:r>
        <w:rPr>
          <w:rFonts w:hint="eastAsia" w:ascii="Times New Roman" w:hAnsi="Times New Roman" w:eastAsiaTheme="minorEastAsia"/>
          <w:szCs w:val="21"/>
        </w:rPr>
        <w:t>Programming</w:t>
      </w:r>
      <w:r>
        <w:rPr>
          <w:rFonts w:ascii="Times New Roman" w:hAnsi="Times New Roman" w:eastAsiaTheme="minorEastAsia"/>
          <w:szCs w:val="21"/>
        </w:rPr>
        <w:t xml:space="preserve"> </w:t>
      </w:r>
      <w:r>
        <w:rPr>
          <w:rFonts w:hint="eastAsia" w:ascii="Times New Roman" w:hAnsi="Times New Roman" w:eastAsiaTheme="minorEastAsia"/>
          <w:szCs w:val="21"/>
        </w:rPr>
        <w:t>Interface</w:t>
      </w:r>
      <w:r>
        <w:rPr>
          <w:rFonts w:ascii="Times New Roman" w:hAnsi="Times New Roman" w:eastAsiaTheme="minorEastAsia"/>
          <w:szCs w:val="21"/>
        </w:rPr>
        <w:t>)</w:t>
      </w:r>
    </w:p>
    <w:p>
      <w:pPr>
        <w:pStyle w:val="40"/>
        <w:rPr>
          <w:rFonts w:ascii="Times New Roman" w:hAnsi="Times New Roman" w:eastAsiaTheme="minorEastAsia"/>
          <w:szCs w:val="21"/>
        </w:rPr>
      </w:pPr>
      <w:r>
        <w:rPr>
          <w:rFonts w:hint="eastAsia" w:ascii="Times New Roman" w:hAnsi="Times New Roman" w:eastAsiaTheme="minorEastAsia"/>
          <w:szCs w:val="21"/>
        </w:rPr>
        <w:t>C</w:t>
      </w:r>
      <w:r>
        <w:rPr>
          <w:rFonts w:ascii="Times New Roman" w:hAnsi="Times New Roman" w:eastAsiaTheme="minorEastAsia"/>
          <w:szCs w:val="21"/>
        </w:rPr>
        <w:t>PU:</w:t>
      </w:r>
      <w:r>
        <w:rPr>
          <w:rFonts w:hint="eastAsia" w:ascii="Times New Roman" w:hAnsi="Times New Roman" w:eastAsiaTheme="minorEastAsia"/>
          <w:szCs w:val="21"/>
        </w:rPr>
        <w:t>中央处理器(</w:t>
      </w:r>
      <w:r>
        <w:rPr>
          <w:rFonts w:ascii="Times New Roman" w:hAnsi="Times New Roman" w:eastAsiaTheme="minorEastAsia"/>
          <w:szCs w:val="21"/>
        </w:rPr>
        <w:t>C</w:t>
      </w:r>
      <w:r>
        <w:rPr>
          <w:rFonts w:hint="eastAsia" w:ascii="Times New Roman" w:hAnsi="Times New Roman" w:eastAsiaTheme="minorEastAsia"/>
          <w:szCs w:val="21"/>
        </w:rPr>
        <w:t>entral</w:t>
      </w:r>
      <w:r>
        <w:rPr>
          <w:rFonts w:ascii="Times New Roman" w:hAnsi="Times New Roman" w:eastAsiaTheme="minorEastAsia"/>
          <w:szCs w:val="21"/>
        </w:rPr>
        <w:t xml:space="preserve"> Processing Unit)</w:t>
      </w:r>
    </w:p>
    <w:p>
      <w:pPr>
        <w:pStyle w:val="40"/>
        <w:rPr>
          <w:rFonts w:ascii="Times New Roman" w:hAnsi="Times New Roman" w:eastAsiaTheme="minorEastAsia"/>
          <w:szCs w:val="21"/>
        </w:rPr>
      </w:pPr>
      <w:r>
        <w:rPr>
          <w:rFonts w:hint="eastAsia" w:ascii="Times New Roman" w:hAnsi="Times New Roman" w:eastAsiaTheme="minorEastAsia"/>
          <w:szCs w:val="21"/>
        </w:rPr>
        <w:t>GPU</w:t>
      </w:r>
      <w:r>
        <w:rPr>
          <w:rFonts w:ascii="Times New Roman" w:hAnsi="Times New Roman" w:eastAsiaTheme="minorEastAsia"/>
          <w:szCs w:val="21"/>
        </w:rPr>
        <w:t>:</w:t>
      </w:r>
      <w:r>
        <w:rPr>
          <w:rFonts w:hint="eastAsia" w:ascii="Times New Roman" w:hAnsi="Times New Roman" w:eastAsiaTheme="minorEastAsia"/>
          <w:szCs w:val="21"/>
        </w:rPr>
        <w:t>图形处理单元(Graphics</w:t>
      </w:r>
      <w:r>
        <w:rPr>
          <w:rFonts w:ascii="Times New Roman" w:hAnsi="Times New Roman" w:eastAsiaTheme="minorEastAsia"/>
          <w:szCs w:val="21"/>
        </w:rPr>
        <w:t xml:space="preserve"> Processing Unit)</w:t>
      </w:r>
    </w:p>
    <w:p>
      <w:pPr>
        <w:pStyle w:val="40"/>
        <w:rPr>
          <w:rFonts w:ascii="Times New Roman" w:hAnsi="Times New Roman" w:eastAsiaTheme="minorEastAsia"/>
          <w:szCs w:val="21"/>
        </w:rPr>
      </w:pPr>
      <w:r>
        <w:rPr>
          <w:rFonts w:hint="eastAsia" w:ascii="Times New Roman" w:hAnsi="Times New Roman" w:eastAsiaTheme="minorEastAsia"/>
          <w:szCs w:val="21"/>
        </w:rPr>
        <w:t>I</w:t>
      </w:r>
      <w:r>
        <w:rPr>
          <w:rFonts w:ascii="Times New Roman" w:hAnsi="Times New Roman" w:eastAsiaTheme="minorEastAsia"/>
          <w:szCs w:val="21"/>
        </w:rPr>
        <w:t>DE</w:t>
      </w:r>
      <w:r>
        <w:rPr>
          <w:rFonts w:hint="eastAsia" w:ascii="Times New Roman" w:hAnsi="Times New Roman" w:eastAsiaTheme="minorEastAsia"/>
          <w:szCs w:val="21"/>
        </w:rPr>
        <w:t>:集成开发环境(Integrated</w:t>
      </w:r>
      <w:r>
        <w:rPr>
          <w:rFonts w:ascii="Times New Roman" w:hAnsi="Times New Roman" w:eastAsiaTheme="minorEastAsia"/>
          <w:szCs w:val="21"/>
        </w:rPr>
        <w:t xml:space="preserve"> Development Environment)</w:t>
      </w:r>
    </w:p>
    <w:p>
      <w:pPr>
        <w:pStyle w:val="40"/>
        <w:rPr>
          <w:rFonts w:ascii="Times New Roman" w:hAnsi="Times New Roman" w:eastAsiaTheme="minorEastAsia"/>
          <w:szCs w:val="21"/>
        </w:rPr>
      </w:pPr>
      <w:r>
        <w:rPr>
          <w:rFonts w:hint="eastAsia" w:ascii="Times New Roman" w:hAnsi="Times New Roman" w:eastAsiaTheme="minorEastAsia"/>
          <w:szCs w:val="21"/>
        </w:rPr>
        <w:t>FPGA</w:t>
      </w:r>
      <w:r>
        <w:rPr>
          <w:rFonts w:ascii="Times New Roman" w:hAnsi="Times New Roman" w:eastAsiaTheme="minorEastAsia"/>
          <w:szCs w:val="21"/>
        </w:rPr>
        <w:t>:</w:t>
      </w:r>
      <w:r>
        <w:rPr>
          <w:rFonts w:hint="eastAsia" w:ascii="Times New Roman" w:hAnsi="Times New Roman" w:eastAsiaTheme="minorEastAsia"/>
          <w:szCs w:val="21"/>
        </w:rPr>
        <w:t>现场可编程阵列(Field</w:t>
      </w:r>
      <w:r>
        <w:rPr>
          <w:rFonts w:ascii="Times New Roman" w:hAnsi="Times New Roman" w:eastAsiaTheme="minorEastAsia"/>
          <w:szCs w:val="21"/>
        </w:rPr>
        <w:t xml:space="preserve"> </w:t>
      </w:r>
      <w:r>
        <w:rPr>
          <w:rFonts w:hint="eastAsia" w:ascii="Times New Roman" w:hAnsi="Times New Roman" w:eastAsiaTheme="minorEastAsia"/>
          <w:szCs w:val="21"/>
        </w:rPr>
        <w:t>Programmable</w:t>
      </w:r>
      <w:r>
        <w:rPr>
          <w:rFonts w:ascii="Times New Roman" w:hAnsi="Times New Roman" w:eastAsiaTheme="minorEastAsia"/>
          <w:szCs w:val="21"/>
        </w:rPr>
        <w:t xml:space="preserve"> </w:t>
      </w:r>
      <w:r>
        <w:rPr>
          <w:rFonts w:hint="eastAsia" w:ascii="Times New Roman" w:hAnsi="Times New Roman" w:eastAsiaTheme="minorEastAsia"/>
          <w:szCs w:val="21"/>
        </w:rPr>
        <w:t>Gate</w:t>
      </w:r>
      <w:r>
        <w:rPr>
          <w:rFonts w:ascii="Times New Roman" w:hAnsi="Times New Roman" w:eastAsiaTheme="minorEastAsia"/>
          <w:szCs w:val="21"/>
        </w:rPr>
        <w:t xml:space="preserve"> </w:t>
      </w:r>
      <w:r>
        <w:rPr>
          <w:rFonts w:hint="eastAsia" w:ascii="Times New Roman" w:hAnsi="Times New Roman" w:eastAsiaTheme="minorEastAsia"/>
          <w:szCs w:val="21"/>
        </w:rPr>
        <w:t>Array</w:t>
      </w:r>
      <w:r>
        <w:rPr>
          <w:rFonts w:ascii="Times New Roman" w:hAnsi="Times New Roman" w:eastAsiaTheme="minorEastAsia"/>
          <w:szCs w:val="21"/>
        </w:rPr>
        <w:t xml:space="preserve">) </w:t>
      </w:r>
    </w:p>
    <w:p>
      <w:pPr>
        <w:pStyle w:val="40"/>
        <w:rPr>
          <w:rFonts w:ascii="Times New Roman" w:hAnsi="Times New Roman" w:eastAsiaTheme="minorEastAsia"/>
          <w:szCs w:val="21"/>
        </w:rPr>
      </w:pPr>
      <w:r>
        <w:rPr>
          <w:rFonts w:hint="eastAsia" w:ascii="Times New Roman" w:hAnsi="Times New Roman" w:eastAsiaTheme="minorEastAsia"/>
          <w:szCs w:val="21"/>
        </w:rPr>
        <w:t>N</w:t>
      </w:r>
      <w:r>
        <w:rPr>
          <w:rFonts w:ascii="Times New Roman" w:hAnsi="Times New Roman" w:eastAsiaTheme="minorEastAsia"/>
          <w:szCs w:val="21"/>
        </w:rPr>
        <w:t>PU:</w:t>
      </w:r>
      <w:r>
        <w:rPr>
          <w:rFonts w:hint="eastAsia" w:ascii="Times New Roman" w:hAnsi="Times New Roman" w:eastAsiaTheme="minorEastAsia"/>
          <w:szCs w:val="21"/>
        </w:rPr>
        <w:t>神经网络处理器(</w:t>
      </w:r>
      <w:r>
        <w:rPr>
          <w:rFonts w:ascii="Times New Roman" w:hAnsi="Times New Roman" w:eastAsiaTheme="minorEastAsia"/>
          <w:szCs w:val="21"/>
        </w:rPr>
        <w:t>Neural Processing Unit)</w:t>
      </w:r>
    </w:p>
    <w:p>
      <w:pPr>
        <w:pStyle w:val="40"/>
        <w:rPr>
          <w:rFonts w:hint="default" w:ascii="Times New Roman" w:hAnsi="Times New Roman" w:cs="Times New Roman" w:eastAsiaTheme="minorEastAsia"/>
          <w:szCs w:val="21"/>
          <w:lang w:val="en-US"/>
        </w:rPr>
      </w:pPr>
      <w:r>
        <w:rPr>
          <w:rFonts w:hint="eastAsia" w:ascii="Times New Roman" w:hAnsi="Times New Roman" w:eastAsiaTheme="minorEastAsia"/>
          <w:szCs w:val="21"/>
          <w:lang w:val="en-US" w:eastAsia="zh-CN"/>
        </w:rPr>
        <w:t>PEFT</w:t>
      </w:r>
      <w:r>
        <w:rPr>
          <w:rFonts w:hint="eastAsia" w:ascii="Times New Roman" w:hAnsi="Times New Roman" w:eastAsiaTheme="minorEastAsia"/>
          <w:color w:val="auto"/>
          <w:szCs w:val="21"/>
          <w:lang w:val="en-US" w:eastAsia="zh-CN"/>
        </w:rPr>
        <w:t>:</w:t>
      </w:r>
      <w:r>
        <w:rPr>
          <w:rFonts w:hint="eastAsia" w:ascii="Times New Roman" w:hAnsi="Times New Roman" w:eastAsiaTheme="minorEastAsia"/>
          <w:szCs w:val="21"/>
          <w:lang w:val="en-US" w:eastAsia="zh-CN"/>
        </w:rPr>
        <w:t>参数高效微调(</w:t>
      </w:r>
      <w:r>
        <w:rPr>
          <w:rFonts w:hint="default" w:ascii="Times New Roman" w:hAnsi="Times New Roman" w:cs="Times New Roman" w:eastAsiaTheme="minorEastAsia"/>
          <w:szCs w:val="21"/>
          <w:lang w:val="en-US" w:eastAsia="zh-CN"/>
        </w:rPr>
        <w:t>Parameter-Efficient Fine-Tuning</w:t>
      </w:r>
      <w:r>
        <w:rPr>
          <w:rFonts w:hint="eastAsia" w:ascii="Times New Roman" w:hAnsi="Times New Roman" w:cs="Times New Roman" w:eastAsiaTheme="minorEastAsia"/>
          <w:szCs w:val="21"/>
          <w:lang w:val="en-US" w:eastAsia="zh-CN"/>
        </w:rPr>
        <w:t>)</w:t>
      </w:r>
    </w:p>
    <w:p>
      <w:pPr>
        <w:pStyle w:val="40"/>
        <w:rPr>
          <w:rFonts w:ascii="Times New Roman" w:hAnsi="Times New Roman" w:eastAsiaTheme="minorEastAsia"/>
          <w:szCs w:val="21"/>
        </w:rPr>
      </w:pPr>
    </w:p>
    <w:p>
      <w:pPr>
        <w:pStyle w:val="66"/>
        <w:spacing w:before="156" w:beforeLines="50" w:after="156" w:afterLines="50"/>
      </w:pPr>
      <w:ins w:id="2" w:author="韩思齐" w:date="2024-06-28T15:38:39Z">
        <w:bookmarkStart w:id="113" w:name="_Toc8455"/>
        <w:bookmarkStart w:id="114" w:name="_Toc31377"/>
        <w:bookmarkStart w:id="115" w:name="_Toc19550"/>
        <w:bookmarkStart w:id="116" w:name="_Toc5249"/>
        <w:bookmarkStart w:id="117" w:name="_Toc16875"/>
        <w:bookmarkStart w:id="118" w:name="_Toc31281"/>
        <w:bookmarkStart w:id="119" w:name="_Toc20141533"/>
        <w:bookmarkStart w:id="120" w:name="_Toc5267385"/>
        <w:r>
          <w:rPr>
            <w:rFonts w:hint="eastAsia" w:ascii="Times New Roman" w:hAnsi="Times New Roman" w:eastAsia="宋体"/>
            <w:lang w:val="en-US" w:eastAsia="zh-CN"/>
          </w:rPr>
          <w:t>智算工程</w:t>
        </w:r>
      </w:ins>
      <w:r>
        <w:rPr>
          <w:rFonts w:hint="eastAsia" w:ascii="Times New Roman" w:hAnsi="Times New Roman" w:eastAsia="宋体"/>
        </w:rPr>
        <w:t>平台能力框架</w:t>
      </w:r>
      <w:bookmarkEnd w:id="113"/>
      <w:bookmarkEnd w:id="114"/>
      <w:bookmarkEnd w:id="115"/>
      <w:bookmarkEnd w:id="116"/>
      <w:bookmarkEnd w:id="117"/>
      <w:bookmarkEnd w:id="118"/>
    </w:p>
    <w:p>
      <w:pPr>
        <w:pStyle w:val="40"/>
        <w:spacing w:line="360" w:lineRule="auto"/>
        <w:ind w:firstLine="0" w:firstLineChars="0"/>
        <w:jc w:val="center"/>
      </w:pPr>
      <w:r>
        <w:drawing>
          <wp:inline distT="0" distB="0" distL="114300" distR="114300">
            <wp:extent cx="5927090" cy="3280410"/>
            <wp:effectExtent l="0" t="0" r="3810" b="88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tretch>
                      <a:fillRect/>
                    </a:stretch>
                  </pic:blipFill>
                  <pic:spPr>
                    <a:xfrm>
                      <a:off x="0" y="0"/>
                      <a:ext cx="5927090" cy="3280410"/>
                    </a:xfrm>
                    <a:prstGeom prst="rect">
                      <a:avLst/>
                    </a:prstGeom>
                    <a:noFill/>
                    <a:ln>
                      <a:noFill/>
                    </a:ln>
                  </pic:spPr>
                </pic:pic>
              </a:graphicData>
            </a:graphic>
          </wp:inline>
        </w:drawing>
      </w:r>
    </w:p>
    <w:p>
      <w:pPr>
        <w:pStyle w:val="40"/>
        <w:spacing w:line="360" w:lineRule="auto"/>
        <w:ind w:firstLine="0" w:firstLineChars="0"/>
        <w:jc w:val="center"/>
      </w:pPr>
      <w:r>
        <w:rPr>
          <w:rFonts w:hint="eastAsia" w:ascii="黑体" w:hAnsi="黑体" w:eastAsia="黑体"/>
          <w:szCs w:val="21"/>
        </w:rPr>
        <w:t>图1智算工程平台能力框架图</w:t>
      </w:r>
    </w:p>
    <w:p>
      <w:pPr>
        <w:pStyle w:val="40"/>
        <w:spacing w:line="360" w:lineRule="auto"/>
      </w:pPr>
      <w:r>
        <w:rPr>
          <w:rFonts w:hint="eastAsia"/>
        </w:rPr>
        <w:t>智算工程平台</w:t>
      </w:r>
      <w:commentRangeStart w:id="2"/>
      <w:r>
        <w:rPr>
          <w:rFonts w:hint="eastAsia"/>
        </w:rPr>
        <w:t>包括工程平台</w:t>
      </w:r>
      <w:r>
        <w:rPr>
          <w:rFonts w:hint="eastAsia"/>
          <w:lang w:val="en-US" w:eastAsia="zh-CN"/>
        </w:rPr>
        <w:t>基础</w:t>
      </w:r>
      <w:r>
        <w:rPr>
          <w:rFonts w:hint="eastAsia"/>
        </w:rPr>
        <w:t>能力层、</w:t>
      </w:r>
      <w:r>
        <w:rPr>
          <w:rFonts w:hint="eastAsia"/>
          <w:lang w:val="en-US" w:eastAsia="zh-CN"/>
        </w:rPr>
        <w:t>工程</w:t>
      </w:r>
      <w:r>
        <w:rPr>
          <w:rFonts w:hint="eastAsia"/>
        </w:rPr>
        <w:t>服务能力层，同时包含</w:t>
      </w:r>
      <w:r>
        <w:rPr>
          <w:rFonts w:hint="eastAsia"/>
          <w:lang w:val="en-US" w:eastAsia="zh-CN"/>
        </w:rPr>
        <w:t>平台安全，</w:t>
      </w:r>
      <w:r>
        <w:rPr>
          <w:rFonts w:hint="eastAsia"/>
        </w:rPr>
        <w:t>平台管理</w:t>
      </w:r>
      <w:r>
        <w:rPr>
          <w:rFonts w:hint="eastAsia"/>
          <w:lang w:val="en-US" w:eastAsia="zh-CN"/>
        </w:rPr>
        <w:t>运维服务</w:t>
      </w:r>
      <w:r>
        <w:rPr>
          <w:rFonts w:hint="eastAsia"/>
        </w:rPr>
        <w:t>能力</w:t>
      </w:r>
      <w:commentRangeEnd w:id="2"/>
      <w:r>
        <w:commentReference w:id="2"/>
      </w:r>
      <w:r>
        <w:rPr>
          <w:rFonts w:hint="eastAsia"/>
        </w:rPr>
        <w:t>，如图1所示。</w:t>
      </w:r>
    </w:p>
    <w:bookmarkEnd w:id="119"/>
    <w:p>
      <w:pPr>
        <w:pStyle w:val="66"/>
        <w:spacing w:before="312" w:after="312"/>
      </w:pPr>
      <w:ins w:id="3" w:author="韩思齐" w:date="2024-06-28T15:39:15Z">
        <w:bookmarkStart w:id="121" w:name="_Toc12057"/>
        <w:bookmarkStart w:id="122" w:name="_Toc8414"/>
        <w:bookmarkStart w:id="123" w:name="_Toc20268"/>
        <w:bookmarkStart w:id="124" w:name="_Toc18947"/>
        <w:bookmarkStart w:id="125" w:name="_Toc2955"/>
        <w:bookmarkStart w:id="126" w:name="_Toc22572"/>
        <w:r>
          <w:rPr>
            <w:rFonts w:hint="eastAsia"/>
            <w:lang w:val="en-US" w:eastAsia="zh-CN"/>
          </w:rPr>
          <w:t>智算</w:t>
        </w:r>
      </w:ins>
      <w:r>
        <w:rPr>
          <w:rFonts w:hint="eastAsia"/>
        </w:rPr>
        <w:t>工程平台</w:t>
      </w:r>
      <w:commentRangeStart w:id="3"/>
      <w:r>
        <w:rPr>
          <w:rFonts w:hint="eastAsia"/>
        </w:rPr>
        <w:t>能力</w:t>
      </w:r>
      <w:commentRangeEnd w:id="3"/>
      <w:r>
        <w:commentReference w:id="3"/>
      </w:r>
      <w:r>
        <w:rPr>
          <w:rFonts w:hint="eastAsia"/>
        </w:rPr>
        <w:t>要求</w:t>
      </w:r>
      <w:bookmarkEnd w:id="121"/>
      <w:bookmarkEnd w:id="122"/>
      <w:bookmarkEnd w:id="123"/>
      <w:bookmarkEnd w:id="124"/>
      <w:bookmarkEnd w:id="125"/>
      <w:bookmarkEnd w:id="126"/>
    </w:p>
    <w:p>
      <w:pPr>
        <w:pStyle w:val="40"/>
      </w:pPr>
    </w:p>
    <w:p>
      <w:pPr>
        <w:pStyle w:val="64"/>
        <w:spacing w:before="156" w:after="156"/>
        <w:rPr>
          <w:rFonts w:hint="eastAsia" w:ascii="Times New Roman" w:hAnsi="Times New Roman"/>
        </w:rPr>
      </w:pPr>
      <w:bookmarkStart w:id="127" w:name="_Toc29785"/>
      <w:bookmarkStart w:id="128" w:name="_Toc28603"/>
      <w:bookmarkStart w:id="129" w:name="_Toc28052"/>
      <w:bookmarkStart w:id="130" w:name="_Toc6631"/>
      <w:bookmarkStart w:id="131" w:name="_Toc18278"/>
      <w:bookmarkStart w:id="132" w:name="_Toc789"/>
      <w:r>
        <w:rPr>
          <w:rFonts w:hint="eastAsia" w:ascii="Times New Roman" w:hAnsi="Times New Roman"/>
        </w:rPr>
        <w:t>智算安全服务能力要求</w:t>
      </w:r>
      <w:bookmarkEnd w:id="127"/>
      <w:bookmarkEnd w:id="128"/>
      <w:bookmarkEnd w:id="129"/>
      <w:bookmarkEnd w:id="130"/>
      <w:bookmarkEnd w:id="131"/>
      <w:bookmarkEnd w:id="132"/>
    </w:p>
    <w:p>
      <w:pPr>
        <w:pStyle w:val="64"/>
        <w:numPr>
          <w:ilvl w:val="2"/>
          <w:numId w:val="4"/>
        </w:numPr>
        <w:spacing w:before="156" w:after="156"/>
        <w:outlineLvl w:val="3"/>
        <w:rPr>
          <w:rFonts w:hint="eastAsia" w:ascii="宋体" w:hAnsi="宋体" w:eastAsia="宋体"/>
          <w:lang w:val="en-US" w:eastAsia="zh-CN"/>
        </w:rPr>
      </w:pPr>
      <w:bookmarkStart w:id="133" w:name="_Toc22328"/>
      <w:bookmarkStart w:id="134" w:name="_Toc7716"/>
      <w:bookmarkStart w:id="135" w:name="_Toc22566"/>
      <w:bookmarkStart w:id="136" w:name="_Toc27576"/>
      <w:bookmarkStart w:id="137" w:name="_Toc9365"/>
      <w:bookmarkStart w:id="138" w:name="_Toc3765"/>
      <w:r>
        <w:rPr>
          <w:rFonts w:hint="eastAsia" w:ascii="宋体" w:hAnsi="宋体" w:eastAsia="宋体"/>
          <w:lang w:val="en-US" w:eastAsia="zh-CN"/>
        </w:rPr>
        <w:t>数据安全</w:t>
      </w:r>
      <w:bookmarkEnd w:id="133"/>
      <w:bookmarkEnd w:id="134"/>
      <w:bookmarkEnd w:id="135"/>
      <w:bookmarkEnd w:id="136"/>
      <w:bookmarkEnd w:id="137"/>
      <w:bookmarkEnd w:id="138"/>
    </w:p>
    <w:p>
      <w:pPr>
        <w:pStyle w:val="40"/>
        <w:spacing w:line="360" w:lineRule="auto"/>
        <w:rPr>
          <w:rFonts w:hAnsi="宋体"/>
        </w:rPr>
      </w:pPr>
      <w:r>
        <w:rPr>
          <w:rFonts w:hint="eastAsia" w:hAnsi="宋体"/>
        </w:rPr>
        <w:t>描述：指采用一系列技术和策略来保护存储、处理和传输的智算数据免受未授权访问、泄露、篡改和丢失。</w:t>
      </w:r>
    </w:p>
    <w:p>
      <w:pPr>
        <w:pStyle w:val="40"/>
        <w:ind w:firstLine="0" w:firstLineChars="0"/>
        <w:rPr>
          <w:rFonts w:hAnsi="宋体"/>
        </w:rPr>
      </w:pPr>
      <w:r>
        <w:rPr>
          <w:rFonts w:hAnsi="宋体"/>
        </w:rPr>
        <w:t xml:space="preserve">   </w:t>
      </w:r>
      <w:r>
        <w:rPr>
          <w:rFonts w:hint="eastAsia" w:hAnsi="宋体"/>
        </w:rPr>
        <w:t>能力要求如下：</w:t>
      </w:r>
    </w:p>
    <w:p>
      <w:pPr>
        <w:pStyle w:val="40"/>
        <w:numPr>
          <w:ilvl w:val="0"/>
          <w:numId w:val="26"/>
        </w:numPr>
        <w:ind w:firstLineChars="0"/>
        <w:rPr>
          <w:rFonts w:hAnsi="宋体"/>
        </w:rPr>
      </w:pPr>
      <w:r>
        <w:rPr>
          <w:rFonts w:hint="eastAsia"/>
        </w:rPr>
        <w:t>应支持训练数据</w:t>
      </w:r>
      <w:r>
        <w:rPr>
          <w:rFonts w:hint="eastAsia"/>
          <w:lang w:val="en-US" w:eastAsia="zh-CN"/>
        </w:rPr>
        <w:t>集的安全</w:t>
      </w:r>
      <w:r>
        <w:rPr>
          <w:rFonts w:hint="eastAsia"/>
        </w:rPr>
        <w:t>合规</w:t>
      </w:r>
      <w:r>
        <w:rPr>
          <w:rFonts w:hint="eastAsia"/>
          <w:lang w:eastAsia="zh-CN"/>
        </w:rPr>
        <w:t>、</w:t>
      </w:r>
      <w:r>
        <w:rPr>
          <w:rFonts w:hint="eastAsia"/>
        </w:rPr>
        <w:t>版权保护、隐私保护</w:t>
      </w:r>
      <w:r>
        <w:rPr>
          <w:rFonts w:hint="eastAsia"/>
          <w:lang w:val="en-US" w:eastAsia="zh-CN"/>
        </w:rPr>
        <w:t>检测功能；</w:t>
      </w:r>
    </w:p>
    <w:p>
      <w:pPr>
        <w:pStyle w:val="40"/>
        <w:numPr>
          <w:ilvl w:val="0"/>
          <w:numId w:val="26"/>
        </w:numPr>
        <w:ind w:firstLineChars="0"/>
        <w:rPr>
          <w:rFonts w:hAnsi="宋体"/>
        </w:rPr>
      </w:pPr>
      <w:r>
        <w:rPr>
          <w:rFonts w:hint="eastAsia" w:hAnsi="宋体"/>
        </w:rPr>
        <w:t>应</w:t>
      </w:r>
      <w:r>
        <w:rPr>
          <w:rFonts w:hAnsi="宋体"/>
        </w:rPr>
        <w:t>提供</w:t>
      </w:r>
      <w:r>
        <w:rPr>
          <w:rFonts w:hint="eastAsia" w:hAnsi="宋体"/>
          <w:lang w:val="en-US" w:eastAsia="zh-CN"/>
        </w:rPr>
        <w:t>对</w:t>
      </w:r>
      <w:r>
        <w:rPr>
          <w:rFonts w:hint="eastAsia" w:hAnsi="宋体"/>
        </w:rPr>
        <w:t>数据的</w:t>
      </w:r>
      <w:r>
        <w:rPr>
          <w:rFonts w:hint="eastAsia" w:hAnsi="宋体"/>
          <w:lang w:val="en-US" w:eastAsia="zh-CN"/>
        </w:rPr>
        <w:t>安全</w:t>
      </w:r>
      <w:r>
        <w:rPr>
          <w:rFonts w:hint="eastAsia" w:hAnsi="宋体"/>
        </w:rPr>
        <w:t>访问</w:t>
      </w:r>
      <w:r>
        <w:rPr>
          <w:rFonts w:hint="eastAsia" w:hAnsi="宋体"/>
          <w:lang w:val="en-US" w:eastAsia="zh-CN"/>
        </w:rPr>
        <w:t>以及访问</w:t>
      </w:r>
      <w:r>
        <w:rPr>
          <w:rFonts w:hint="eastAsia" w:hAnsi="宋体"/>
        </w:rPr>
        <w:t>权限控制</w:t>
      </w:r>
      <w:r>
        <w:rPr>
          <w:rFonts w:hint="eastAsia" w:hAnsi="宋体"/>
          <w:lang w:val="en-US" w:eastAsia="zh-CN"/>
        </w:rPr>
        <w:t>功能；</w:t>
      </w:r>
    </w:p>
    <w:p>
      <w:pPr>
        <w:pStyle w:val="40"/>
        <w:numPr>
          <w:ilvl w:val="0"/>
          <w:numId w:val="26"/>
        </w:numPr>
        <w:ind w:firstLineChars="0"/>
        <w:rPr>
          <w:rFonts w:hAnsi="宋体"/>
        </w:rPr>
      </w:pPr>
      <w:r>
        <w:rPr>
          <w:rFonts w:hint="eastAsia" w:hAnsi="宋体"/>
        </w:rPr>
        <w:t>应支持</w:t>
      </w:r>
      <w:r>
        <w:rPr>
          <w:rFonts w:hint="eastAsia" w:hAnsi="宋体"/>
          <w:lang w:val="en-US" w:eastAsia="zh-CN"/>
        </w:rPr>
        <w:t>数据加密技术，包括数据传输和存储的加密保护；</w:t>
      </w:r>
    </w:p>
    <w:p>
      <w:pPr>
        <w:pStyle w:val="40"/>
        <w:numPr>
          <w:ilvl w:val="0"/>
          <w:numId w:val="26"/>
        </w:numPr>
        <w:ind w:firstLineChars="0"/>
        <w:rPr>
          <w:rFonts w:hAnsi="宋体"/>
        </w:rPr>
      </w:pPr>
      <w:r>
        <w:rPr>
          <w:rFonts w:hint="eastAsia" w:hAnsi="宋体"/>
        </w:rPr>
        <w:t>应</w:t>
      </w:r>
      <w:r>
        <w:rPr>
          <w:rFonts w:hAnsi="宋体"/>
        </w:rPr>
        <w:t>提供</w:t>
      </w:r>
      <w:r>
        <w:rPr>
          <w:rFonts w:hint="eastAsia" w:hAnsi="宋体"/>
        </w:rPr>
        <w:t>数据备份和恢复功能，以及灾难恢复计划</w:t>
      </w:r>
      <w:r>
        <w:rPr>
          <w:rFonts w:hint="eastAsia" w:hAnsi="宋体"/>
          <w:lang w:eastAsia="zh-CN"/>
        </w:rPr>
        <w:t>；</w:t>
      </w:r>
    </w:p>
    <w:p>
      <w:pPr>
        <w:pStyle w:val="40"/>
        <w:numPr>
          <w:ilvl w:val="0"/>
          <w:numId w:val="26"/>
        </w:numPr>
        <w:ind w:firstLineChars="0"/>
        <w:rPr>
          <w:rFonts w:hint="eastAsia"/>
        </w:rPr>
      </w:pPr>
      <w:r>
        <w:rPr>
          <w:rFonts w:hint="eastAsia"/>
        </w:rPr>
        <w:t>应</w:t>
      </w:r>
      <w:r>
        <w:rPr>
          <w:rFonts w:hint="eastAsia"/>
          <w:lang w:val="en-US" w:eastAsia="zh-CN"/>
        </w:rPr>
        <w:t>支持数据隔离功能，采用物理或逻辑隔离技术确保不同用户之间数据互不干扰；</w:t>
      </w:r>
    </w:p>
    <w:p>
      <w:pPr>
        <w:pStyle w:val="40"/>
        <w:numPr>
          <w:ilvl w:val="0"/>
          <w:numId w:val="26"/>
        </w:numPr>
        <w:ind w:firstLineChars="0"/>
        <w:rPr>
          <w:rFonts w:hint="eastAsia"/>
        </w:rPr>
      </w:pPr>
      <w:r>
        <w:rPr>
          <w:rFonts w:hint="eastAsia"/>
        </w:rPr>
        <w:t>应支持日志记录，证明数据上传和使用均为用户自己的行为</w:t>
      </w:r>
      <w:r>
        <w:rPr>
          <w:rFonts w:hint="eastAsia"/>
          <w:lang w:eastAsia="zh-CN"/>
        </w:rPr>
        <w:t>；</w:t>
      </w:r>
    </w:p>
    <w:p>
      <w:pPr>
        <w:pStyle w:val="40"/>
        <w:numPr>
          <w:ilvl w:val="0"/>
          <w:numId w:val="26"/>
        </w:numPr>
        <w:ind w:firstLineChars="0"/>
        <w:rPr>
          <w:rFonts w:hint="eastAsia"/>
        </w:rPr>
      </w:pPr>
      <w:r>
        <w:rPr>
          <w:rFonts w:hint="eastAsia"/>
        </w:rPr>
        <w:t>支持隐私计算或联邦学习，在不共享原始数据的情况下进行训练。</w:t>
      </w:r>
    </w:p>
    <w:p>
      <w:pPr>
        <w:pStyle w:val="40"/>
        <w:ind w:left="780" w:firstLine="0" w:firstLineChars="0"/>
        <w:rPr>
          <w:rFonts w:hAnsi="宋体"/>
        </w:rPr>
      </w:pPr>
    </w:p>
    <w:p>
      <w:pPr>
        <w:pStyle w:val="64"/>
        <w:numPr>
          <w:ilvl w:val="2"/>
          <w:numId w:val="4"/>
        </w:numPr>
        <w:spacing w:before="156" w:after="156"/>
        <w:outlineLvl w:val="3"/>
      </w:pPr>
      <w:bookmarkStart w:id="139" w:name="_Toc22234"/>
      <w:bookmarkStart w:id="140" w:name="_Toc6623"/>
      <w:bookmarkStart w:id="141" w:name="_Toc1736"/>
      <w:bookmarkStart w:id="142" w:name="_Toc19067"/>
      <w:bookmarkStart w:id="143" w:name="_Toc4075"/>
      <w:bookmarkStart w:id="144" w:name="_Toc29908"/>
      <w:r>
        <w:rPr>
          <w:rFonts w:hint="eastAsia" w:ascii="宋体" w:hAnsi="宋体" w:eastAsia="宋体"/>
          <w:lang w:val="en-US" w:eastAsia="zh-CN"/>
        </w:rPr>
        <w:t>模型安全</w:t>
      </w:r>
      <w:bookmarkEnd w:id="139"/>
      <w:bookmarkEnd w:id="140"/>
      <w:bookmarkEnd w:id="141"/>
      <w:bookmarkEnd w:id="142"/>
      <w:bookmarkEnd w:id="143"/>
      <w:bookmarkEnd w:id="144"/>
      <w:r>
        <w:rPr>
          <w:rFonts w:hint="eastAsia"/>
        </w:rPr>
        <w:t xml:space="preserve"> </w:t>
      </w:r>
    </w:p>
    <w:p>
      <w:pPr>
        <w:pStyle w:val="40"/>
        <w:spacing w:line="240" w:lineRule="auto"/>
        <w:rPr>
          <w:rFonts w:hint="eastAsia"/>
          <w:lang w:val="en-US" w:eastAsia="zh-CN"/>
        </w:rPr>
      </w:pPr>
      <w:r>
        <w:rPr>
          <w:rFonts w:hint="eastAsia" w:hAnsi="宋体"/>
        </w:rPr>
        <w:t>描述：</w:t>
      </w:r>
      <w:r>
        <w:rPr>
          <w:rFonts w:hAnsi="宋体"/>
        </w:rPr>
        <w:t xml:space="preserve"> </w:t>
      </w:r>
      <w:r>
        <w:rPr>
          <w:rFonts w:hint="eastAsia"/>
          <w:lang w:val="en-US" w:eastAsia="zh-CN"/>
        </w:rPr>
        <w:t>保护</w:t>
      </w:r>
      <w:commentRangeStart w:id="4"/>
      <w:r>
        <w:rPr>
          <w:rFonts w:hint="eastAsia"/>
          <w:lang w:val="en-US" w:eastAsia="zh-CN"/>
        </w:rPr>
        <w:t>机器学习模型</w:t>
      </w:r>
      <w:commentRangeEnd w:id="4"/>
      <w:r>
        <w:commentReference w:id="4"/>
      </w:r>
      <w:r>
        <w:rPr>
          <w:rFonts w:hint="eastAsia"/>
          <w:lang w:val="en-US" w:eastAsia="zh-CN"/>
        </w:rPr>
        <w:t>不受恶意攻击或操纵的措施和策略，确保人工智能模型在设计、部署、维护过程中的安全性，防止模型参数泄漏、模型滥用、对抗性攻击等安全威胁。</w:t>
      </w:r>
    </w:p>
    <w:p>
      <w:pPr>
        <w:pStyle w:val="40"/>
        <w:spacing w:line="240" w:lineRule="auto"/>
        <w:ind w:firstLine="0" w:firstLineChars="0"/>
        <w:rPr>
          <w:rFonts w:hAnsi="宋体"/>
        </w:rPr>
      </w:pPr>
      <w:r>
        <w:rPr>
          <w:rFonts w:hint="eastAsia"/>
          <w:lang w:val="en-US" w:eastAsia="zh-CN"/>
        </w:rPr>
        <w:t xml:space="preserve">    </w:t>
      </w:r>
      <w:r>
        <w:rPr>
          <w:rFonts w:hint="eastAsia" w:hAnsi="宋体"/>
        </w:rPr>
        <w:t>能力要求如下：</w:t>
      </w:r>
    </w:p>
    <w:p>
      <w:pPr>
        <w:pStyle w:val="40"/>
        <w:numPr>
          <w:ilvl w:val="0"/>
          <w:numId w:val="27"/>
        </w:numPr>
        <w:ind w:firstLineChars="0"/>
      </w:pPr>
      <w:r>
        <w:rPr>
          <w:rFonts w:hint="eastAsia"/>
        </w:rPr>
        <w:t>应支持模型文件的存储</w:t>
      </w:r>
      <w:r>
        <w:rPr>
          <w:rFonts w:hint="eastAsia"/>
          <w:lang w:val="en-US" w:eastAsia="zh-CN"/>
        </w:rPr>
        <w:t>安全能力；</w:t>
      </w:r>
    </w:p>
    <w:p>
      <w:pPr>
        <w:pStyle w:val="40"/>
        <w:numPr>
          <w:ilvl w:val="0"/>
          <w:numId w:val="27"/>
        </w:numPr>
        <w:ind w:firstLineChars="0"/>
        <w:rPr>
          <w:rFonts w:hAnsi="宋体"/>
        </w:rPr>
      </w:pPr>
      <w:r>
        <w:rPr>
          <w:rFonts w:hint="eastAsia"/>
        </w:rPr>
        <w:t>应支持</w:t>
      </w:r>
      <w:r>
        <w:rPr>
          <w:rFonts w:hint="eastAsia"/>
          <w:lang w:val="en-US" w:eastAsia="zh-CN"/>
        </w:rPr>
        <w:t>模型文件的传输安全能力；</w:t>
      </w:r>
    </w:p>
    <w:p>
      <w:pPr>
        <w:pStyle w:val="40"/>
        <w:numPr>
          <w:ilvl w:val="0"/>
          <w:numId w:val="27"/>
        </w:numPr>
        <w:ind w:firstLineChars="0"/>
        <w:rPr>
          <w:rFonts w:hAnsi="宋体"/>
        </w:rPr>
      </w:pPr>
      <w:r>
        <w:rPr>
          <w:rFonts w:hint="eastAsia"/>
        </w:rPr>
        <w:t>应支持模型参数保护</w:t>
      </w:r>
      <w:r>
        <w:rPr>
          <w:rFonts w:hint="eastAsia"/>
          <w:lang w:eastAsia="zh-CN"/>
        </w:rPr>
        <w:t>，确保模型参数不被未经授权的访问、修改或窃取；</w:t>
      </w:r>
    </w:p>
    <w:p>
      <w:pPr>
        <w:pStyle w:val="40"/>
        <w:numPr>
          <w:ilvl w:val="0"/>
          <w:numId w:val="27"/>
        </w:numPr>
        <w:ind w:firstLineChars="0"/>
        <w:rPr>
          <w:rFonts w:hint="eastAsia"/>
        </w:rPr>
      </w:pPr>
      <w:r>
        <w:rPr>
          <w:rFonts w:hint="eastAsia"/>
        </w:rPr>
        <w:t>应支持</w:t>
      </w:r>
      <w:r>
        <w:rPr>
          <w:rFonts w:hint="eastAsia"/>
          <w:lang w:val="en-US" w:eastAsia="zh-CN"/>
        </w:rPr>
        <w:t>访问控制功能，明确可以访问模型的用户集以及用户可以对模型执行的操作集，确保未经验证或授权的用户无法上传、下载或更改模型；</w:t>
      </w:r>
    </w:p>
    <w:p>
      <w:pPr>
        <w:pStyle w:val="40"/>
        <w:numPr>
          <w:ilvl w:val="0"/>
          <w:numId w:val="27"/>
        </w:numPr>
        <w:ind w:firstLineChars="0"/>
        <w:rPr>
          <w:rFonts w:hint="eastAsia"/>
        </w:rPr>
      </w:pPr>
      <w:r>
        <w:rPr>
          <w:rFonts w:hint="eastAsia"/>
        </w:rPr>
        <w:t>应支持</w:t>
      </w:r>
      <w:r>
        <w:rPr>
          <w:rFonts w:hint="eastAsia"/>
          <w:lang w:val="en-US" w:eastAsia="zh-CN"/>
        </w:rPr>
        <w:t>模型加密功能，具备在模型迁移和存储的过程中将原始模型参数（明文）转换成不可读的形式（密文）的能力；</w:t>
      </w:r>
    </w:p>
    <w:p>
      <w:pPr>
        <w:pStyle w:val="40"/>
        <w:numPr>
          <w:ilvl w:val="0"/>
          <w:numId w:val="27"/>
        </w:numPr>
        <w:ind w:firstLineChars="0"/>
        <w:rPr>
          <w:rFonts w:hint="eastAsia"/>
        </w:rPr>
      </w:pPr>
      <w:r>
        <w:rPr>
          <w:rFonts w:hint="eastAsia"/>
          <w:lang w:val="en-US" w:eastAsia="zh-CN"/>
        </w:rPr>
        <w:t>应提供模型对抗性防御能力，具备实施对抗性训练和测试的能力，保障模型对对抗性样本的鲁棒性；</w:t>
      </w:r>
    </w:p>
    <w:p>
      <w:pPr>
        <w:pStyle w:val="40"/>
        <w:numPr>
          <w:ilvl w:val="0"/>
          <w:numId w:val="27"/>
        </w:numPr>
        <w:ind w:firstLineChars="0"/>
        <w:rPr>
          <w:rFonts w:hint="eastAsia"/>
        </w:rPr>
      </w:pPr>
      <w:r>
        <w:rPr>
          <w:rFonts w:hint="eastAsia"/>
        </w:rPr>
        <w:t>应支持平台预置的模型尽可能通过多维度的</w:t>
      </w:r>
      <w:commentRangeStart w:id="5"/>
      <w:r>
        <w:rPr>
          <w:rFonts w:hint="eastAsia"/>
        </w:rPr>
        <w:t>模型安全测评</w:t>
      </w:r>
      <w:commentRangeEnd w:id="5"/>
      <w:r>
        <w:commentReference w:id="5"/>
      </w:r>
      <w:r>
        <w:rPr>
          <w:rFonts w:hint="eastAsia"/>
          <w:lang w:eastAsia="zh-CN"/>
        </w:rPr>
        <w:t>。</w:t>
      </w:r>
    </w:p>
    <w:p>
      <w:pPr>
        <w:pStyle w:val="40"/>
        <w:ind w:left="420" w:firstLine="0" w:firstLineChars="0"/>
        <w:rPr>
          <w:rFonts w:hAnsi="宋体"/>
        </w:rPr>
      </w:pPr>
    </w:p>
    <w:p>
      <w:pPr>
        <w:pStyle w:val="64"/>
        <w:numPr>
          <w:ilvl w:val="2"/>
          <w:numId w:val="4"/>
        </w:numPr>
        <w:spacing w:before="156" w:after="156"/>
        <w:outlineLvl w:val="3"/>
        <w:rPr>
          <w:rFonts w:hint="eastAsia" w:ascii="宋体" w:hAnsi="宋体" w:eastAsia="宋体"/>
          <w:lang w:val="en-US" w:eastAsia="zh-CN"/>
        </w:rPr>
      </w:pPr>
      <w:bookmarkStart w:id="145" w:name="_Toc24708"/>
      <w:bookmarkStart w:id="146" w:name="_Toc1183"/>
      <w:bookmarkStart w:id="147" w:name="_Toc16867"/>
      <w:bookmarkStart w:id="148" w:name="_Toc30210"/>
      <w:bookmarkStart w:id="149" w:name="_Toc25116"/>
      <w:bookmarkStart w:id="150" w:name="_Toc17717"/>
      <w:r>
        <w:rPr>
          <w:rFonts w:hint="eastAsia" w:ascii="宋体" w:hAnsi="宋体" w:eastAsia="宋体"/>
          <w:lang w:val="en-US" w:eastAsia="zh-CN"/>
        </w:rPr>
        <w:t>通信安全</w:t>
      </w:r>
      <w:bookmarkEnd w:id="145"/>
      <w:bookmarkEnd w:id="146"/>
      <w:bookmarkEnd w:id="147"/>
      <w:bookmarkEnd w:id="148"/>
      <w:bookmarkEnd w:id="149"/>
      <w:bookmarkEnd w:id="150"/>
    </w:p>
    <w:p>
      <w:pPr>
        <w:pStyle w:val="40"/>
        <w:spacing w:line="360" w:lineRule="auto"/>
        <w:rPr>
          <w:rFonts w:hint="eastAsia" w:hAnsi="宋体"/>
        </w:rPr>
      </w:pPr>
      <w:r>
        <w:rPr>
          <w:rFonts w:hint="eastAsia" w:hAnsi="宋体"/>
        </w:rPr>
        <w:t>描述：通信安全旨在通过一系列技术和策略来保护通信过程中的信息免受未授权访问、泄露、篡改和干扰，确保通信的机密性、完整性和可用性。</w:t>
      </w:r>
    </w:p>
    <w:p>
      <w:pPr>
        <w:pStyle w:val="40"/>
        <w:ind w:firstLine="420" w:firstLineChars="200"/>
        <w:rPr>
          <w:rFonts w:hAnsi="宋体"/>
        </w:rPr>
      </w:pPr>
      <w:r>
        <w:rPr>
          <w:rFonts w:hint="eastAsia" w:hAnsi="宋体"/>
        </w:rPr>
        <w:t>能力要求如下：</w:t>
      </w:r>
    </w:p>
    <w:p>
      <w:pPr>
        <w:pStyle w:val="40"/>
        <w:numPr>
          <w:ilvl w:val="0"/>
          <w:numId w:val="28"/>
        </w:numPr>
        <w:ind w:firstLineChars="0"/>
        <w:rPr>
          <w:rFonts w:hint="eastAsia"/>
        </w:rPr>
      </w:pPr>
      <w:r>
        <w:rPr>
          <w:rFonts w:hint="eastAsia"/>
        </w:rPr>
        <w:t>应支持通信协议的安全合规性检测，确保所使用的通信协议符合安全标准</w:t>
      </w:r>
      <w:r>
        <w:rPr>
          <w:rFonts w:hint="eastAsia"/>
          <w:lang w:eastAsia="zh-CN"/>
        </w:rPr>
        <w:t>；</w:t>
      </w:r>
    </w:p>
    <w:p>
      <w:pPr>
        <w:pStyle w:val="40"/>
        <w:numPr>
          <w:ilvl w:val="0"/>
          <w:numId w:val="28"/>
        </w:numPr>
        <w:ind w:firstLineChars="0"/>
        <w:rPr>
          <w:rFonts w:hint="eastAsia"/>
        </w:rPr>
      </w:pPr>
      <w:r>
        <w:rPr>
          <w:rFonts w:hint="eastAsia"/>
        </w:rPr>
        <w:t>应提供对通信的安全访问控制功能，包括身份认证、访问授权和访问审计</w:t>
      </w:r>
      <w:r>
        <w:rPr>
          <w:rFonts w:hint="eastAsia"/>
          <w:lang w:eastAsia="zh-CN"/>
        </w:rPr>
        <w:t>；</w:t>
      </w:r>
    </w:p>
    <w:p>
      <w:pPr>
        <w:pStyle w:val="40"/>
        <w:numPr>
          <w:ilvl w:val="0"/>
          <w:numId w:val="28"/>
        </w:numPr>
        <w:ind w:firstLineChars="0"/>
        <w:rPr>
          <w:rFonts w:hint="eastAsia"/>
        </w:rPr>
      </w:pPr>
      <w:r>
        <w:rPr>
          <w:rFonts w:hint="eastAsia"/>
        </w:rPr>
        <w:t>应支持通信加密技术，包括数据传输的端到端加密和存储的加密保护</w:t>
      </w:r>
      <w:r>
        <w:rPr>
          <w:rFonts w:hint="eastAsia"/>
          <w:lang w:eastAsia="zh-CN"/>
        </w:rPr>
        <w:t>；</w:t>
      </w:r>
    </w:p>
    <w:p>
      <w:pPr>
        <w:pStyle w:val="40"/>
        <w:numPr>
          <w:ilvl w:val="0"/>
          <w:numId w:val="28"/>
        </w:numPr>
        <w:ind w:firstLineChars="0"/>
        <w:rPr>
          <w:rFonts w:hint="eastAsia"/>
        </w:rPr>
      </w:pPr>
      <w:r>
        <w:rPr>
          <w:rFonts w:hint="eastAsia"/>
        </w:rPr>
        <w:t>应提供通信备份和恢复功能，以及灾难恢复计划，确保通信服务在故障时的可用性</w:t>
      </w:r>
      <w:r>
        <w:rPr>
          <w:rFonts w:hint="eastAsia"/>
          <w:lang w:eastAsia="zh-CN"/>
        </w:rPr>
        <w:t>；</w:t>
      </w:r>
    </w:p>
    <w:p>
      <w:pPr>
        <w:pStyle w:val="40"/>
        <w:numPr>
          <w:ilvl w:val="0"/>
          <w:numId w:val="28"/>
        </w:numPr>
        <w:ind w:firstLineChars="0"/>
        <w:rPr>
          <w:rFonts w:hint="eastAsia"/>
        </w:rPr>
      </w:pPr>
      <w:r>
        <w:rPr>
          <w:rFonts w:hint="eastAsia"/>
        </w:rPr>
        <w:t>应支持通信数据的完整性校验，确保数据在传输过程中不被篡改</w:t>
      </w:r>
      <w:r>
        <w:rPr>
          <w:rFonts w:hint="eastAsia"/>
          <w:lang w:eastAsia="zh-CN"/>
        </w:rPr>
        <w:t>；</w:t>
      </w:r>
    </w:p>
    <w:p>
      <w:pPr>
        <w:pStyle w:val="40"/>
        <w:numPr>
          <w:ilvl w:val="0"/>
          <w:numId w:val="28"/>
        </w:numPr>
        <w:ind w:firstLineChars="0"/>
        <w:rPr>
          <w:rFonts w:hint="eastAsia"/>
        </w:rPr>
      </w:pPr>
      <w:r>
        <w:rPr>
          <w:rFonts w:hint="eastAsia"/>
        </w:rPr>
        <w:t>应支持通信隔离功能，采用物理或逻辑隔离技术确保不同通信流之间的隔离</w:t>
      </w:r>
      <w:r>
        <w:rPr>
          <w:rFonts w:hint="eastAsia"/>
          <w:lang w:eastAsia="zh-CN"/>
        </w:rPr>
        <w:t>；</w:t>
      </w:r>
    </w:p>
    <w:p>
      <w:pPr>
        <w:pStyle w:val="40"/>
        <w:numPr>
          <w:ilvl w:val="0"/>
          <w:numId w:val="28"/>
        </w:numPr>
        <w:ind w:firstLineChars="0"/>
        <w:rPr>
          <w:rFonts w:hint="eastAsia"/>
        </w:rPr>
      </w:pPr>
      <w:r>
        <w:rPr>
          <w:rFonts w:hint="eastAsia"/>
        </w:rPr>
        <w:t>应支持用户勾选相关通信安全协议，明确通信安全责任和保障措施</w:t>
      </w:r>
      <w:r>
        <w:rPr>
          <w:rFonts w:hint="eastAsia"/>
          <w:lang w:eastAsia="zh-CN"/>
        </w:rPr>
        <w:t>；</w:t>
      </w:r>
    </w:p>
    <w:p>
      <w:pPr>
        <w:pStyle w:val="40"/>
        <w:numPr>
          <w:ilvl w:val="0"/>
          <w:numId w:val="28"/>
        </w:numPr>
        <w:ind w:firstLineChars="0"/>
      </w:pPr>
      <w:r>
        <w:rPr>
          <w:rFonts w:hint="eastAsia"/>
        </w:rPr>
        <w:t>应支持通信日志记录，记录通信活动的详细信息，以便进行安全审计和追溯</w:t>
      </w:r>
      <w:r>
        <w:rPr>
          <w:rFonts w:hint="eastAsia"/>
          <w:lang w:eastAsia="zh-CN"/>
        </w:rPr>
        <w:t>；</w:t>
      </w:r>
    </w:p>
    <w:p>
      <w:pPr>
        <w:pStyle w:val="40"/>
        <w:numPr>
          <w:ilvl w:val="0"/>
          <w:numId w:val="28"/>
        </w:numPr>
        <w:ind w:left="780" w:leftChars="0" w:hanging="360" w:firstLineChars="0"/>
      </w:pPr>
      <w:r>
        <w:rPr>
          <w:rFonts w:hint="eastAsia"/>
        </w:rPr>
        <w:t>应支持安全通信协议，如TLS/SSL，确保通信过程中的机密性和完整性。</w:t>
      </w:r>
    </w:p>
    <w:p>
      <w:pPr>
        <w:pStyle w:val="40"/>
        <w:numPr>
          <w:ilvl w:val="-1"/>
          <w:numId w:val="0"/>
        </w:numPr>
        <w:ind w:left="0" w:firstLine="0" w:firstLineChars="0"/>
        <w:rPr>
          <w:rFonts w:hint="eastAsia" w:hAnsiTheme="minorHAnsi"/>
        </w:rPr>
      </w:pPr>
    </w:p>
    <w:p>
      <w:pPr>
        <w:pStyle w:val="64"/>
        <w:numPr>
          <w:ilvl w:val="2"/>
          <w:numId w:val="4"/>
        </w:numPr>
        <w:spacing w:before="156" w:after="156"/>
        <w:outlineLvl w:val="3"/>
      </w:pPr>
      <w:bookmarkStart w:id="151" w:name="_Toc31135"/>
      <w:bookmarkStart w:id="152" w:name="_Toc23704"/>
      <w:bookmarkStart w:id="153" w:name="_Toc9220"/>
      <w:bookmarkStart w:id="154" w:name="_Toc18311"/>
      <w:bookmarkStart w:id="155" w:name="_Toc30642"/>
      <w:bookmarkStart w:id="156" w:name="_Toc5023"/>
      <w:r>
        <w:rPr>
          <w:rFonts w:hint="eastAsia" w:ascii="宋体" w:hAnsi="宋体" w:eastAsia="宋体"/>
          <w:lang w:val="en-US" w:eastAsia="zh-CN"/>
        </w:rPr>
        <w:t>算法安全</w:t>
      </w:r>
      <w:bookmarkEnd w:id="151"/>
      <w:bookmarkEnd w:id="152"/>
      <w:bookmarkEnd w:id="153"/>
      <w:bookmarkEnd w:id="154"/>
      <w:bookmarkEnd w:id="155"/>
      <w:bookmarkEnd w:id="156"/>
      <w:r>
        <w:rPr>
          <w:rFonts w:hint="eastAsia"/>
        </w:rPr>
        <w:t xml:space="preserve"> </w:t>
      </w:r>
    </w:p>
    <w:p>
      <w:pPr>
        <w:pStyle w:val="40"/>
        <w:spacing w:line="240" w:lineRule="auto"/>
        <w:rPr>
          <w:rFonts w:hint="eastAsia" w:hAnsi="宋体"/>
        </w:rPr>
      </w:pPr>
      <w:r>
        <w:rPr>
          <w:rFonts w:hint="eastAsia" w:hAnsi="宋体"/>
        </w:rPr>
        <w:t>描述：算法安全旨在确保算法的正确性、健壮性和保密性，防止算法被攻击、误用或泄露。</w:t>
      </w:r>
    </w:p>
    <w:p>
      <w:pPr>
        <w:pStyle w:val="40"/>
        <w:ind w:firstLine="420" w:firstLineChars="200"/>
        <w:rPr>
          <w:rFonts w:hAnsi="宋体"/>
        </w:rPr>
      </w:pPr>
      <w:r>
        <w:rPr>
          <w:rFonts w:hint="eastAsia" w:hAnsi="宋体"/>
        </w:rPr>
        <w:t>能力要求如下：</w:t>
      </w:r>
    </w:p>
    <w:p>
      <w:pPr>
        <w:pStyle w:val="40"/>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40" w:lineRule="auto"/>
        <w:ind w:left="0" w:right="0"/>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shd w:val="clear" w:fill="FDFDFE"/>
        </w:rPr>
        <w:t>应具备算法的健壮性，通过严格的测试和验证，能够处理异常输入和边界情况，防止因输入错误导致的算法失效或安全漏洞</w:t>
      </w:r>
      <w:del w:id="4" w:author="韩思齐" w:date="2024-06-28T16:58:22Z">
        <w:r>
          <w:rPr>
            <w:rFonts w:hint="eastAsia" w:asciiTheme="minorEastAsia" w:hAnsiTheme="minorEastAsia" w:eastAsiaTheme="minorEastAsia" w:cstheme="minorEastAsia"/>
            <w:i w:val="0"/>
            <w:iCs w:val="0"/>
            <w:caps w:val="0"/>
            <w:color w:val="05073B"/>
            <w:spacing w:val="0"/>
            <w:sz w:val="21"/>
            <w:szCs w:val="21"/>
            <w:shd w:val="clear" w:fill="FDFDFE"/>
          </w:rPr>
          <w:delText>。</w:delText>
        </w:r>
      </w:del>
      <w:ins w:id="5" w:author="韩思齐" w:date="2024-06-28T16:58:22Z">
        <w:r>
          <w:rPr>
            <w:rFonts w:hint="eastAsia" w:asciiTheme="minorEastAsia" w:hAnsiTheme="minorEastAsia" w:eastAsiaTheme="minorEastAsia" w:cstheme="minorEastAsia"/>
            <w:i w:val="0"/>
            <w:iCs w:val="0"/>
            <w:caps w:val="0"/>
            <w:color w:val="05073B"/>
            <w:spacing w:val="0"/>
            <w:sz w:val="21"/>
            <w:szCs w:val="21"/>
            <w:shd w:val="clear" w:fill="FDFDFE"/>
            <w:lang w:eastAsia="zh-CN"/>
          </w:rPr>
          <w:t>；</w:t>
        </w:r>
      </w:ins>
    </w:p>
    <w:p>
      <w:pPr>
        <w:pStyle w:val="40"/>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40" w:lineRule="auto"/>
        <w:ind w:left="0" w:right="0"/>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shd w:val="clear" w:fill="FDFDFE"/>
        </w:rPr>
        <w:t>应保护算法的保密性，对于涉及敏感或商业机密的算法，应采取加密、访问控制等措施，防止算法被非法获取或泄露</w:t>
      </w:r>
      <w:del w:id="6" w:author="韩思齐" w:date="2024-06-28T16:58:24Z">
        <w:r>
          <w:rPr>
            <w:rFonts w:hint="eastAsia" w:asciiTheme="minorEastAsia" w:hAnsiTheme="minorEastAsia" w:eastAsiaTheme="minorEastAsia" w:cstheme="minorEastAsia"/>
            <w:i w:val="0"/>
            <w:iCs w:val="0"/>
            <w:caps w:val="0"/>
            <w:color w:val="05073B"/>
            <w:spacing w:val="0"/>
            <w:sz w:val="21"/>
            <w:szCs w:val="21"/>
            <w:shd w:val="clear" w:fill="FDFDFE"/>
          </w:rPr>
          <w:delText>。</w:delText>
        </w:r>
      </w:del>
      <w:ins w:id="7" w:author="韩思齐" w:date="2024-06-28T16:58:24Z">
        <w:r>
          <w:rPr>
            <w:rFonts w:hint="eastAsia" w:asciiTheme="minorEastAsia" w:hAnsiTheme="minorEastAsia" w:eastAsiaTheme="minorEastAsia" w:cstheme="minorEastAsia"/>
            <w:i w:val="0"/>
            <w:iCs w:val="0"/>
            <w:caps w:val="0"/>
            <w:color w:val="05073B"/>
            <w:spacing w:val="0"/>
            <w:sz w:val="21"/>
            <w:szCs w:val="21"/>
            <w:shd w:val="clear" w:fill="FDFDFE"/>
            <w:lang w:eastAsia="zh-CN"/>
          </w:rPr>
          <w:t>；</w:t>
        </w:r>
      </w:ins>
    </w:p>
    <w:p>
      <w:pPr>
        <w:pStyle w:val="40"/>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40" w:lineRule="auto"/>
        <w:ind w:left="0" w:right="0"/>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shd w:val="clear" w:fill="FDFDFE"/>
        </w:rPr>
        <w:t>应实施算法的安全审计和评估，定期对算法进行安全审查，发现潜在的安全风险并及时修复</w:t>
      </w:r>
      <w:del w:id="8" w:author="韩思齐" w:date="2024-06-28T16:58:25Z">
        <w:r>
          <w:rPr>
            <w:rFonts w:hint="eastAsia" w:asciiTheme="minorEastAsia" w:hAnsiTheme="minorEastAsia" w:eastAsiaTheme="minorEastAsia" w:cstheme="minorEastAsia"/>
            <w:i w:val="0"/>
            <w:iCs w:val="0"/>
            <w:caps w:val="0"/>
            <w:color w:val="05073B"/>
            <w:spacing w:val="0"/>
            <w:sz w:val="21"/>
            <w:szCs w:val="21"/>
            <w:shd w:val="clear" w:fill="FDFDFE"/>
          </w:rPr>
          <w:delText>。</w:delText>
        </w:r>
      </w:del>
      <w:ins w:id="9" w:author="韩思齐" w:date="2024-06-28T16:58:25Z">
        <w:r>
          <w:rPr>
            <w:rFonts w:hint="eastAsia" w:asciiTheme="minorEastAsia" w:hAnsiTheme="minorEastAsia" w:eastAsiaTheme="minorEastAsia" w:cstheme="minorEastAsia"/>
            <w:i w:val="0"/>
            <w:iCs w:val="0"/>
            <w:caps w:val="0"/>
            <w:color w:val="05073B"/>
            <w:spacing w:val="0"/>
            <w:sz w:val="21"/>
            <w:szCs w:val="21"/>
            <w:shd w:val="clear" w:fill="FDFDFE"/>
            <w:lang w:eastAsia="zh-CN"/>
          </w:rPr>
          <w:t>；</w:t>
        </w:r>
      </w:ins>
    </w:p>
    <w:p>
      <w:pPr>
        <w:pStyle w:val="40"/>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40" w:lineRule="auto"/>
        <w:ind w:left="0" w:right="0"/>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shd w:val="clear" w:fill="FDFDFE"/>
        </w:rPr>
        <w:t>应确保算法的可追溯性，记录算法的来源、修改历史和测试结果，以便在发生安全事件时能够追溯问题源头</w:t>
      </w:r>
      <w:del w:id="10" w:author="韩思齐" w:date="2024-06-28T16:58:26Z">
        <w:r>
          <w:rPr>
            <w:rFonts w:hint="eastAsia" w:asciiTheme="minorEastAsia" w:hAnsiTheme="minorEastAsia" w:eastAsiaTheme="minorEastAsia" w:cstheme="minorEastAsia"/>
            <w:i w:val="0"/>
            <w:iCs w:val="0"/>
            <w:caps w:val="0"/>
            <w:color w:val="05073B"/>
            <w:spacing w:val="0"/>
            <w:sz w:val="21"/>
            <w:szCs w:val="21"/>
            <w:shd w:val="clear" w:fill="FDFDFE"/>
          </w:rPr>
          <w:delText>。</w:delText>
        </w:r>
      </w:del>
      <w:ins w:id="11" w:author="韩思齐" w:date="2024-06-28T16:58:26Z">
        <w:r>
          <w:rPr>
            <w:rFonts w:hint="eastAsia" w:asciiTheme="minorEastAsia" w:hAnsiTheme="minorEastAsia" w:eastAsiaTheme="minorEastAsia" w:cstheme="minorEastAsia"/>
            <w:i w:val="0"/>
            <w:iCs w:val="0"/>
            <w:caps w:val="0"/>
            <w:color w:val="05073B"/>
            <w:spacing w:val="0"/>
            <w:sz w:val="21"/>
            <w:szCs w:val="21"/>
            <w:shd w:val="clear" w:fill="FDFDFE"/>
            <w:lang w:eastAsia="zh-CN"/>
          </w:rPr>
          <w:t>；</w:t>
        </w:r>
      </w:ins>
    </w:p>
    <w:p>
      <w:pPr>
        <w:pStyle w:val="40"/>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40" w:lineRule="auto"/>
        <w:ind w:left="0" w:right="0" w:firstLine="420" w:firstLineChars="0"/>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shd w:val="clear" w:fill="FDFDFE"/>
        </w:rPr>
        <w:t>应支持算法的更新和维护，及时修复已知的安全漏洞和缺陷，避免使用已知存在安全风险的算法或库。</w:t>
      </w:r>
    </w:p>
    <w:p>
      <w:pPr>
        <w:pStyle w:val="40"/>
        <w:ind w:left="0" w:firstLine="0" w:firstLineChars="0"/>
        <w:rPr>
          <w:rFonts w:hAnsi="宋体"/>
        </w:rPr>
      </w:pPr>
    </w:p>
    <w:p>
      <w:pPr>
        <w:pStyle w:val="64"/>
        <w:spacing w:before="156" w:after="156"/>
        <w:rPr>
          <w:rFonts w:hint="eastAsia" w:ascii="Times New Roman" w:hAnsi="Times New Roman"/>
        </w:rPr>
      </w:pPr>
      <w:bookmarkStart w:id="157" w:name="_Toc13692"/>
      <w:bookmarkStart w:id="158" w:name="_Toc29416"/>
      <w:bookmarkStart w:id="159" w:name="_Toc7809"/>
      <w:bookmarkStart w:id="160" w:name="_Toc998"/>
      <w:bookmarkStart w:id="161" w:name="_Toc8972"/>
      <w:bookmarkStart w:id="162" w:name="_Toc5300"/>
      <w:r>
        <w:rPr>
          <w:rFonts w:hint="eastAsia" w:ascii="Times New Roman" w:hAnsi="Times New Roman"/>
          <w:lang w:val="en-US" w:eastAsia="zh-CN"/>
        </w:rPr>
        <w:t>AI能力中心</w:t>
      </w:r>
      <w:bookmarkEnd w:id="157"/>
      <w:bookmarkEnd w:id="158"/>
      <w:bookmarkEnd w:id="159"/>
      <w:bookmarkEnd w:id="160"/>
      <w:bookmarkEnd w:id="161"/>
      <w:bookmarkEnd w:id="162"/>
    </w:p>
    <w:p>
      <w:pPr>
        <w:pStyle w:val="40"/>
      </w:pPr>
      <w:commentRangeStart w:id="6"/>
      <w:r>
        <w:rPr>
          <w:rFonts w:hint="eastAsia"/>
          <w:lang w:val="en-US" w:eastAsia="zh-CN"/>
        </w:rPr>
        <w:t>AI能力中心</w:t>
      </w:r>
      <w:r>
        <w:rPr>
          <w:rFonts w:hint="eastAsia"/>
        </w:rPr>
        <w:t>是智算工程平台</w:t>
      </w:r>
      <w:r>
        <w:t>的</w:t>
      </w:r>
      <w:r>
        <w:rPr>
          <w:rFonts w:hint="eastAsia"/>
          <w:lang w:val="en-US" w:eastAsia="zh-CN"/>
        </w:rPr>
        <w:t>基础</w:t>
      </w:r>
      <w:r>
        <w:t>关键</w:t>
      </w:r>
      <w:r>
        <w:rPr>
          <w:rFonts w:hint="eastAsia"/>
          <w:lang w:val="en-US" w:eastAsia="zh-CN"/>
        </w:rPr>
        <w:t>能力</w:t>
      </w:r>
      <w:r>
        <w:rPr>
          <w:rFonts w:hint="eastAsia"/>
        </w:rPr>
        <w:t>。</w:t>
      </w:r>
      <w:commentRangeEnd w:id="6"/>
      <w:r>
        <w:commentReference w:id="6"/>
      </w:r>
    </w:p>
    <w:p>
      <w:pPr>
        <w:pStyle w:val="64"/>
        <w:numPr>
          <w:ilvl w:val="2"/>
          <w:numId w:val="4"/>
        </w:numPr>
        <w:spacing w:before="156" w:after="156"/>
        <w:outlineLvl w:val="3"/>
        <w:rPr>
          <w:rFonts w:hint="eastAsia" w:ascii="宋体" w:hAnsi="宋体" w:eastAsia="宋体"/>
          <w:lang w:val="en-US" w:eastAsia="zh-CN"/>
        </w:rPr>
      </w:pPr>
      <w:bookmarkStart w:id="163" w:name="_Toc1357"/>
      <w:bookmarkStart w:id="164" w:name="_Toc19944"/>
      <w:bookmarkStart w:id="165" w:name="_Toc10880"/>
      <w:bookmarkStart w:id="166" w:name="_Toc28112"/>
      <w:bookmarkStart w:id="167" w:name="_Toc31420"/>
      <w:bookmarkStart w:id="168" w:name="_Toc22044"/>
      <w:bookmarkStart w:id="169" w:name="_Hlk156230057"/>
      <w:r>
        <w:rPr>
          <w:rFonts w:hint="eastAsia" w:ascii="宋体" w:hAnsi="宋体" w:eastAsia="宋体"/>
          <w:lang w:val="en-US" w:eastAsia="zh-CN"/>
        </w:rPr>
        <w:t>公共模型仓库服务</w:t>
      </w:r>
      <w:bookmarkEnd w:id="163"/>
      <w:bookmarkEnd w:id="164"/>
      <w:bookmarkEnd w:id="165"/>
      <w:bookmarkEnd w:id="166"/>
      <w:bookmarkEnd w:id="167"/>
      <w:bookmarkEnd w:id="168"/>
    </w:p>
    <w:p>
      <w:pPr>
        <w:pStyle w:val="40"/>
        <w:rPr>
          <w:color w:val="000000" w:themeColor="text1"/>
          <w14:textFill>
            <w14:solidFill>
              <w14:schemeClr w14:val="tx1"/>
            </w14:solidFill>
          </w14:textFill>
        </w:rPr>
      </w:pPr>
      <w:r>
        <w:rPr>
          <w:rFonts w:hint="eastAsia"/>
          <w:color w:val="000000" w:themeColor="text1"/>
          <w14:textFill>
            <w14:solidFill>
              <w14:schemeClr w14:val="tx1"/>
            </w14:solidFill>
          </w14:textFill>
        </w:rPr>
        <w:t>描述：平台对于模型</w:t>
      </w:r>
      <w:commentRangeStart w:id="7"/>
      <w:r>
        <w:rPr>
          <w:rFonts w:hint="eastAsia"/>
          <w:color w:val="000000" w:themeColor="text1"/>
          <w14:textFill>
            <w14:solidFill>
              <w14:schemeClr w14:val="tx1"/>
            </w14:solidFill>
          </w14:textFill>
        </w:rPr>
        <w:t>更高级别</w:t>
      </w:r>
      <w:commentRangeEnd w:id="7"/>
      <w:r>
        <w:commentReference w:id="7"/>
      </w:r>
      <w:r>
        <w:rPr>
          <w:rFonts w:hint="eastAsia"/>
          <w:color w:val="000000" w:themeColor="text1"/>
          <w14:textFill>
            <w14:solidFill>
              <w14:schemeClr w14:val="tx1"/>
            </w14:solidFill>
          </w14:textFill>
        </w:rPr>
        <w:t>的支持程度，包括模型的导入导出、部署、上线、版本管理、调度方式等。</w:t>
      </w:r>
    </w:p>
    <w:p>
      <w:pPr>
        <w:pStyle w:val="40"/>
        <w:rPr>
          <w:color w:val="000000" w:themeColor="text1"/>
          <w14:textFill>
            <w14:solidFill>
              <w14:schemeClr w14:val="tx1"/>
            </w14:solidFill>
          </w14:textFill>
        </w:rPr>
      </w:pPr>
      <w:r>
        <w:rPr>
          <w:rFonts w:hint="eastAsia"/>
        </w:rPr>
        <w:t>能力要求如下：</w:t>
      </w:r>
    </w:p>
    <w:p>
      <w:pPr>
        <w:pStyle w:val="40"/>
        <w:numPr>
          <w:ilvl w:val="0"/>
          <w:numId w:val="30"/>
        </w:numPr>
        <w:ind w:firstLineChars="0"/>
        <w:rPr>
          <w:rFonts w:hint="eastAsia"/>
        </w:rPr>
      </w:pPr>
      <w:r>
        <w:rPr>
          <w:rFonts w:hint="eastAsia"/>
          <w:lang w:val="en-US" w:eastAsia="zh-CN"/>
        </w:rPr>
        <w:t>应</w:t>
      </w:r>
      <w:r>
        <w:rPr>
          <w:rFonts w:hint="eastAsia"/>
          <w:color w:val="auto"/>
        </w:rPr>
        <w:t>支持模型自动上线、一键部署等功能；</w:t>
      </w:r>
    </w:p>
    <w:p>
      <w:pPr>
        <w:pStyle w:val="40"/>
        <w:numPr>
          <w:ilvl w:val="0"/>
          <w:numId w:val="30"/>
        </w:numPr>
        <w:ind w:firstLineChars="0"/>
        <w:rPr>
          <w:color w:val="000000" w:themeColor="text1"/>
          <w14:textFill>
            <w14:solidFill>
              <w14:schemeClr w14:val="tx1"/>
            </w14:solidFill>
          </w14:textFill>
        </w:rPr>
      </w:pPr>
      <w:r>
        <w:rPr>
          <w:rFonts w:hint="eastAsia"/>
          <w:lang w:val="en-US" w:eastAsia="zh-CN"/>
        </w:rPr>
        <w:t>应</w:t>
      </w:r>
      <w:r>
        <w:rPr>
          <w:rFonts w:hint="eastAsia"/>
          <w:color w:val="000000" w:themeColor="text1"/>
          <w14:textFill>
            <w14:solidFill>
              <w14:schemeClr w14:val="tx1"/>
            </w14:solidFill>
          </w14:textFill>
        </w:rPr>
        <w:t>支持模型版本管理，包括A</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测试、模型回滚、灰度发布等；</w:t>
      </w:r>
    </w:p>
    <w:p>
      <w:pPr>
        <w:pStyle w:val="40"/>
        <w:numPr>
          <w:ilvl w:val="0"/>
          <w:numId w:val="30"/>
        </w:numPr>
        <w:ind w:firstLineChars="0"/>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应</w:t>
      </w:r>
      <w:r>
        <w:rPr>
          <w:rFonts w:hint="eastAsia"/>
          <w:color w:val="000000" w:themeColor="text1"/>
          <w14:textFill>
            <w14:solidFill>
              <w14:schemeClr w14:val="tx1"/>
            </w14:solidFill>
          </w14:textFill>
        </w:rPr>
        <w:t>支持模型封装和发布，通过统一的接口提供模型服务的调用；</w:t>
      </w:r>
    </w:p>
    <w:p>
      <w:pPr>
        <w:pStyle w:val="40"/>
        <w:numPr>
          <w:ilvl w:val="0"/>
          <w:numId w:val="30"/>
        </w:numPr>
        <w:ind w:firstLineChars="0"/>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应</w:t>
      </w:r>
      <w:r>
        <w:rPr>
          <w:rFonts w:hint="eastAsia"/>
          <w:color w:val="000000" w:themeColor="text1"/>
          <w14:textFill>
            <w14:solidFill>
              <w14:schemeClr w14:val="tx1"/>
            </w14:solidFill>
          </w14:textFill>
        </w:rPr>
        <w:t>支持模型的多实例并发调度，至少支持两种调度方式，如定式调度、批量参数、手工调度、重跑等；</w:t>
      </w:r>
    </w:p>
    <w:p>
      <w:pPr>
        <w:pStyle w:val="40"/>
        <w:numPr>
          <w:ilvl w:val="0"/>
          <w:numId w:val="30"/>
        </w:numPr>
        <w:ind w:firstLineChars="0"/>
        <w:rPr>
          <w:rFonts w:hint="eastAsia"/>
          <w:lang w:val="en-US" w:eastAsia="zh-CN"/>
        </w:rPr>
      </w:pPr>
      <w:r>
        <w:rPr>
          <w:rFonts w:hint="eastAsia"/>
          <w:color w:val="000000" w:themeColor="text1"/>
          <w:lang w:val="en-US" w:eastAsia="zh-CN"/>
          <w14:textFill>
            <w14:solidFill>
              <w14:schemeClr w14:val="tx1"/>
            </w14:solidFill>
          </w14:textFill>
        </w:rPr>
        <w:t>应</w:t>
      </w:r>
      <w:r>
        <w:rPr>
          <w:rFonts w:hint="eastAsia"/>
          <w:color w:val="000000" w:themeColor="text1"/>
          <w14:textFill>
            <w14:solidFill>
              <w14:schemeClr w14:val="tx1"/>
            </w14:solidFill>
          </w14:textFill>
        </w:rPr>
        <w:t>支持常用标准格式的模型文件导入\导出，如P</w:t>
      </w:r>
      <w:r>
        <w:rPr>
          <w:color w:val="000000" w:themeColor="text1"/>
          <w14:textFill>
            <w14:solidFill>
              <w14:schemeClr w14:val="tx1"/>
            </w14:solidFill>
          </w14:textFill>
        </w:rPr>
        <w:t>MML</w:t>
      </w:r>
      <w:r>
        <w:rPr>
          <w:rFonts w:hint="eastAsia"/>
          <w:color w:val="000000" w:themeColor="text1"/>
          <w14:textFill>
            <w14:solidFill>
              <w14:schemeClr w14:val="tx1"/>
            </w14:solidFill>
          </w14:textFill>
        </w:rPr>
        <w:t>、O</w:t>
      </w:r>
      <w:r>
        <w:rPr>
          <w:color w:val="000000" w:themeColor="text1"/>
          <w14:textFill>
            <w14:solidFill>
              <w14:schemeClr w14:val="tx1"/>
            </w14:solidFill>
          </w14:textFill>
        </w:rPr>
        <w:t>NNX</w:t>
      </w:r>
      <w:r>
        <w:rPr>
          <w:rFonts w:hint="eastAsia"/>
          <w:color w:val="000000" w:themeColor="text1"/>
          <w14:textFill>
            <w14:solidFill>
              <w14:schemeClr w14:val="tx1"/>
            </w14:solidFill>
          </w14:textFill>
        </w:rPr>
        <w:t>等。</w:t>
      </w:r>
    </w:p>
    <w:p>
      <w:pPr>
        <w:pStyle w:val="64"/>
        <w:numPr>
          <w:ilvl w:val="2"/>
          <w:numId w:val="4"/>
        </w:numPr>
        <w:spacing w:before="156" w:after="156"/>
        <w:outlineLvl w:val="3"/>
        <w:rPr>
          <w:rFonts w:hint="eastAsia" w:ascii="宋体" w:hAnsi="宋体" w:eastAsia="宋体"/>
          <w:lang w:val="en-US" w:eastAsia="zh-CN"/>
        </w:rPr>
      </w:pPr>
      <w:bookmarkStart w:id="170" w:name="_Toc206"/>
      <w:bookmarkStart w:id="171" w:name="_Toc27906"/>
      <w:bookmarkStart w:id="172" w:name="_Toc24254"/>
      <w:bookmarkStart w:id="173" w:name="_Toc20422"/>
      <w:bookmarkStart w:id="174" w:name="_Toc13014"/>
      <w:bookmarkStart w:id="175" w:name="_Toc4512"/>
      <w:r>
        <w:rPr>
          <w:rFonts w:hint="eastAsia" w:ascii="宋体" w:hAnsi="宋体" w:eastAsia="宋体"/>
          <w:lang w:val="en-US" w:eastAsia="zh-CN"/>
        </w:rPr>
        <w:t>私域模型仓库服务</w:t>
      </w:r>
      <w:bookmarkEnd w:id="170"/>
      <w:bookmarkEnd w:id="171"/>
      <w:bookmarkEnd w:id="172"/>
      <w:bookmarkEnd w:id="173"/>
      <w:bookmarkEnd w:id="174"/>
      <w:bookmarkEnd w:id="175"/>
    </w:p>
    <w:p>
      <w:pPr>
        <w:pStyle w:val="40"/>
        <w:rPr>
          <w:rFonts w:hint="default"/>
          <w:lang w:val="en-US"/>
        </w:rPr>
      </w:pPr>
      <w:r>
        <w:rPr>
          <w:rFonts w:hint="eastAsia"/>
        </w:rPr>
        <w:t>描述：</w:t>
      </w:r>
      <w:r>
        <w:rPr>
          <w:rFonts w:hint="eastAsia"/>
          <w:lang w:val="en-US" w:eastAsia="zh-CN"/>
        </w:rPr>
        <w:t>除了具备公共模型仓库服务所需的能力外，还支持为单一企业或组织提供专有的、独立的模型存储、管理和部署环境为</w:t>
      </w:r>
    </w:p>
    <w:p>
      <w:pPr>
        <w:pStyle w:val="40"/>
        <w:ind w:firstLine="0" w:firstLineChars="0"/>
      </w:pPr>
      <w:r>
        <w:rPr>
          <w:rFonts w:hint="eastAsia"/>
          <w:lang w:val="en-US" w:eastAsia="zh-CN"/>
        </w:rPr>
        <w:t xml:space="preserve">   </w:t>
      </w:r>
      <w:r>
        <w:rPr>
          <w:rFonts w:hint="eastAsia"/>
        </w:rPr>
        <w:t>能力要求如下</w:t>
      </w:r>
      <w:r>
        <w:rPr>
          <w:rFonts w:hint="eastAsia"/>
          <w:lang w:eastAsia="zh-CN"/>
        </w:rPr>
        <w:t>：</w:t>
      </w:r>
    </w:p>
    <w:p>
      <w:pPr>
        <w:pStyle w:val="40"/>
        <w:numPr>
          <w:ilvl w:val="0"/>
          <w:numId w:val="31"/>
        </w:numPr>
        <w:ind w:firstLineChars="0"/>
        <w:rPr>
          <w:rFonts w:hint="eastAsia"/>
        </w:rPr>
      </w:pPr>
      <w:r>
        <w:rPr>
          <w:rFonts w:hint="eastAsia"/>
        </w:rPr>
        <w:t>应支持</w:t>
      </w:r>
      <w:r>
        <w:rPr>
          <w:rFonts w:hint="eastAsia"/>
          <w:lang w:val="en-US" w:eastAsia="zh-CN"/>
        </w:rPr>
        <w:t>模型标签能力，分类不同行业、企业的私域模型，附上标签；</w:t>
      </w:r>
    </w:p>
    <w:p>
      <w:pPr>
        <w:pStyle w:val="40"/>
        <w:numPr>
          <w:ilvl w:val="0"/>
          <w:numId w:val="31"/>
        </w:numPr>
        <w:ind w:firstLineChars="0"/>
        <w:rPr>
          <w:rFonts w:hint="eastAsia"/>
        </w:rPr>
      </w:pPr>
      <w:r>
        <w:rPr>
          <w:rFonts w:hint="eastAsia"/>
          <w:lang w:val="en-US" w:eastAsia="zh-CN"/>
        </w:rPr>
        <w:t>应支持需求-模型匹配能力，根据用户对私域模型的描述，匹配模型仓库中最为接近的私域模型。</w:t>
      </w:r>
    </w:p>
    <w:p>
      <w:pPr>
        <w:pStyle w:val="40"/>
        <w:numPr>
          <w:ilvl w:val="0"/>
          <w:numId w:val="0"/>
        </w:numPr>
        <w:ind w:left="0" w:leftChars="0" w:firstLine="0" w:firstLineChars="0"/>
      </w:pPr>
    </w:p>
    <w:p>
      <w:pPr>
        <w:pStyle w:val="64"/>
        <w:numPr>
          <w:ilvl w:val="2"/>
          <w:numId w:val="4"/>
        </w:numPr>
        <w:spacing w:before="156" w:after="156"/>
        <w:outlineLvl w:val="3"/>
        <w:rPr>
          <w:rFonts w:hint="eastAsia" w:ascii="宋体" w:hAnsi="宋体" w:eastAsia="宋体"/>
          <w:lang w:val="en-US" w:eastAsia="zh-CN"/>
        </w:rPr>
      </w:pPr>
      <w:bookmarkStart w:id="176" w:name="_Toc29434"/>
      <w:bookmarkStart w:id="177" w:name="_Toc5236"/>
      <w:bookmarkStart w:id="178" w:name="_Toc7614"/>
      <w:bookmarkStart w:id="179" w:name="_Toc24105"/>
      <w:bookmarkStart w:id="180" w:name="_Toc27611"/>
      <w:bookmarkStart w:id="181" w:name="_Toc27858"/>
      <w:r>
        <w:rPr>
          <w:rFonts w:hint="eastAsia" w:ascii="宋体" w:hAnsi="宋体" w:eastAsia="宋体"/>
          <w:lang w:val="en-US" w:eastAsia="zh-CN"/>
        </w:rPr>
        <w:t>算法仓库服务</w:t>
      </w:r>
      <w:bookmarkEnd w:id="176"/>
      <w:bookmarkEnd w:id="177"/>
      <w:bookmarkEnd w:id="178"/>
      <w:bookmarkEnd w:id="179"/>
      <w:bookmarkEnd w:id="180"/>
      <w:bookmarkEnd w:id="181"/>
    </w:p>
    <w:p>
      <w:pPr>
        <w:pStyle w:val="40"/>
      </w:pPr>
      <w:r>
        <w:rPr>
          <w:rFonts w:hint="eastAsia"/>
        </w:rPr>
        <w:t>描述：</w:t>
      </w:r>
      <w:r>
        <w:rPr>
          <w:rFonts w:hint="eastAsia"/>
          <w:shd w:val="clear" w:color="auto" w:fill="FFFFFF"/>
        </w:rPr>
        <w:t>平台内置算法库，其中集成</w:t>
      </w:r>
      <w:r>
        <w:rPr>
          <w:shd w:val="clear" w:color="auto" w:fill="FFFFFF"/>
        </w:rPr>
        <w:t>多种机器</w:t>
      </w:r>
      <w:r>
        <w:rPr>
          <w:rFonts w:hint="eastAsia"/>
          <w:shd w:val="clear" w:color="auto" w:fill="FFFFFF"/>
        </w:rPr>
        <w:t>学习</w:t>
      </w:r>
      <w:r>
        <w:rPr>
          <w:shd w:val="clear" w:color="auto" w:fill="FFFFFF"/>
        </w:rPr>
        <w:t>和深度学习</w:t>
      </w:r>
      <w:r>
        <w:rPr>
          <w:rFonts w:hint="eastAsia"/>
          <w:shd w:val="clear" w:color="auto" w:fill="FFFFFF"/>
        </w:rPr>
        <w:t>算法</w:t>
      </w:r>
      <w:r>
        <w:rPr>
          <w:shd w:val="clear" w:color="auto" w:fill="FFFFFF"/>
        </w:rPr>
        <w:t>，</w:t>
      </w:r>
      <w:r>
        <w:rPr>
          <w:rFonts w:hint="eastAsia"/>
          <w:shd w:val="clear" w:color="auto" w:fill="FFFFFF"/>
        </w:rPr>
        <w:t>可供用户选择使用。</w:t>
      </w:r>
    </w:p>
    <w:p>
      <w:pPr>
        <w:pStyle w:val="83"/>
        <w:numPr>
          <w:ilvl w:val="0"/>
          <w:numId w:val="0"/>
        </w:numPr>
        <w:ind w:left="863" w:leftChars="186" w:hanging="417" w:hangingChars="199"/>
        <w:rPr>
          <w:rFonts w:hAnsi="宋体"/>
        </w:rPr>
      </w:pPr>
      <w:r>
        <w:rPr>
          <w:rFonts w:hint="eastAsia"/>
        </w:rPr>
        <w:t>能力要求如下</w:t>
      </w:r>
      <w:r>
        <w:rPr>
          <w:rFonts w:hint="eastAsia"/>
          <w:lang w:eastAsia="zh-CN"/>
        </w:rPr>
        <w:t>：</w:t>
      </w:r>
    </w:p>
    <w:p>
      <w:pPr>
        <w:pStyle w:val="40"/>
        <w:numPr>
          <w:ilvl w:val="0"/>
          <w:numId w:val="32"/>
        </w:numPr>
        <w:ind w:left="480" w:leftChars="200" w:firstLine="0" w:firstLineChars="0"/>
        <w:rPr>
          <w:rFonts w:hAnsi="宋体"/>
        </w:rPr>
      </w:pPr>
      <w:r>
        <w:rPr>
          <w:rFonts w:hint="eastAsia" w:hAnsi="宋体"/>
          <w:lang w:val="en-US" w:eastAsia="zh-CN"/>
        </w:rPr>
        <w:t>应</w:t>
      </w:r>
      <w:r>
        <w:rPr>
          <w:rFonts w:hint="eastAsia" w:hAnsi="宋体"/>
        </w:rPr>
        <w:t>支持多种类型的统计机器学习算法；</w:t>
      </w:r>
    </w:p>
    <w:p>
      <w:pPr>
        <w:pStyle w:val="40"/>
        <w:numPr>
          <w:ilvl w:val="0"/>
          <w:numId w:val="32"/>
        </w:numPr>
        <w:ind w:left="480" w:leftChars="200" w:firstLine="0" w:firstLineChars="0"/>
        <w:rPr>
          <w:rFonts w:hAnsi="宋体"/>
        </w:rPr>
      </w:pPr>
      <w:r>
        <w:rPr>
          <w:rFonts w:hint="eastAsia" w:hAnsi="宋体"/>
        </w:rPr>
        <w:t>应支持多种类型</w:t>
      </w:r>
      <w:r>
        <w:rPr>
          <w:rFonts w:hAnsi="宋体"/>
        </w:rPr>
        <w:t>的深度学习算法</w:t>
      </w:r>
      <w:r>
        <w:rPr>
          <w:rFonts w:hint="eastAsia" w:hAnsi="宋体"/>
        </w:rPr>
        <w:t>。</w:t>
      </w:r>
    </w:p>
    <w:p>
      <w:pPr>
        <w:pStyle w:val="40"/>
        <w:ind w:firstLineChars="0"/>
        <w:rPr>
          <w:rFonts w:hAnsi="宋体"/>
        </w:rPr>
      </w:pPr>
    </w:p>
    <w:p>
      <w:pPr>
        <w:pStyle w:val="64"/>
        <w:numPr>
          <w:ilvl w:val="2"/>
          <w:numId w:val="4"/>
        </w:numPr>
        <w:spacing w:before="156" w:after="156"/>
        <w:outlineLvl w:val="3"/>
        <w:rPr>
          <w:rFonts w:hint="eastAsia" w:ascii="宋体" w:hAnsi="宋体" w:eastAsia="宋体"/>
          <w:lang w:val="en-US" w:eastAsia="zh-CN"/>
        </w:rPr>
      </w:pPr>
      <w:bookmarkStart w:id="182" w:name="_Toc12131"/>
      <w:bookmarkStart w:id="183" w:name="_Toc18034"/>
      <w:bookmarkStart w:id="184" w:name="_Toc30384"/>
      <w:bookmarkStart w:id="185" w:name="_Toc6497"/>
      <w:bookmarkStart w:id="186" w:name="_Toc18296"/>
      <w:bookmarkStart w:id="187" w:name="_Toc18723"/>
      <w:r>
        <w:rPr>
          <w:rFonts w:hint="eastAsia" w:ascii="宋体" w:hAnsi="宋体" w:eastAsia="宋体"/>
          <w:lang w:val="en-US" w:eastAsia="zh-CN"/>
        </w:rPr>
        <w:t>预置数据集服务</w:t>
      </w:r>
      <w:bookmarkEnd w:id="182"/>
      <w:bookmarkEnd w:id="183"/>
      <w:bookmarkEnd w:id="184"/>
      <w:bookmarkEnd w:id="185"/>
      <w:bookmarkEnd w:id="186"/>
      <w:bookmarkEnd w:id="187"/>
    </w:p>
    <w:p>
      <w:pPr>
        <w:pStyle w:val="40"/>
      </w:pPr>
      <w:r>
        <w:rPr>
          <w:rFonts w:hint="eastAsia"/>
        </w:rPr>
        <w:t>描述：平台</w:t>
      </w:r>
      <w:r>
        <w:rPr>
          <w:rFonts w:hint="eastAsia"/>
          <w:color w:val="000000" w:themeColor="text1"/>
          <w14:textFill>
            <w14:solidFill>
              <w14:schemeClr w14:val="tx1"/>
            </w14:solidFill>
          </w14:textFill>
        </w:rPr>
        <w:t>内置多种已经</w:t>
      </w:r>
      <w:r>
        <w:rPr>
          <w:rFonts w:hint="eastAsia"/>
          <w:color w:val="000000" w:themeColor="text1"/>
          <w:lang w:val="en-US" w:eastAsia="zh-CN"/>
          <w14:textFill>
            <w14:solidFill>
              <w14:schemeClr w14:val="tx1"/>
            </w14:solidFill>
          </w14:textFill>
        </w:rPr>
        <w:t>预先处理和标准化</w:t>
      </w:r>
      <w:r>
        <w:rPr>
          <w:rFonts w:hint="eastAsia"/>
          <w:color w:val="000000" w:themeColor="text1"/>
          <w14:textFill>
            <w14:solidFill>
              <w14:schemeClr w14:val="tx1"/>
            </w14:solidFill>
          </w14:textFill>
        </w:rPr>
        <w:t>的公共数据集，</w:t>
      </w:r>
      <w:r>
        <w:rPr>
          <w:rFonts w:hint="eastAsia"/>
          <w:color w:val="000000" w:themeColor="text1"/>
          <w:lang w:val="en-US" w:eastAsia="zh-CN"/>
          <w14:textFill>
            <w14:solidFill>
              <w14:schemeClr w14:val="tx1"/>
            </w14:solidFill>
          </w14:textFill>
        </w:rPr>
        <w:t>支持不同的智算任务，</w:t>
      </w:r>
      <w:r>
        <w:rPr>
          <w:rFonts w:hint="eastAsia"/>
          <w:color w:val="000000" w:themeColor="text1"/>
          <w14:textFill>
            <w14:solidFill>
              <w14:schemeClr w14:val="tx1"/>
            </w14:solidFill>
          </w14:textFill>
        </w:rPr>
        <w:t>可以使用户快速验证自己所搭建的模型的可行性。</w:t>
      </w:r>
    </w:p>
    <w:p>
      <w:pPr>
        <w:pStyle w:val="40"/>
        <w:rPr>
          <w:rFonts w:hint="eastAsia"/>
        </w:rPr>
      </w:pPr>
      <w:r>
        <w:rPr>
          <w:rFonts w:hint="eastAsia"/>
        </w:rPr>
        <w:t>能力要求如下：</w:t>
      </w:r>
    </w:p>
    <w:p>
      <w:pPr>
        <w:pStyle w:val="40"/>
        <w:numPr>
          <w:ilvl w:val="0"/>
          <w:numId w:val="33"/>
        </w:numPr>
        <w:ind w:firstLineChars="0"/>
        <w:rPr>
          <w:rFonts w:hint="eastAsia" w:hAnsi="宋体"/>
        </w:rPr>
      </w:pPr>
      <w:r>
        <w:rPr>
          <w:rFonts w:hint="eastAsia" w:hAnsi="宋体"/>
          <w:lang w:val="en-US" w:eastAsia="zh-CN"/>
        </w:rPr>
        <w:t>应支持</w:t>
      </w:r>
      <w:r>
        <w:rPr>
          <w:rFonts w:hint="eastAsia" w:hAnsi="宋体"/>
        </w:rPr>
        <w:t>标注或未标注的内置数据集供用户快速验证模型效率；</w:t>
      </w:r>
    </w:p>
    <w:p>
      <w:pPr>
        <w:pStyle w:val="40"/>
        <w:numPr>
          <w:ilvl w:val="0"/>
          <w:numId w:val="33"/>
        </w:numPr>
        <w:ind w:firstLineChars="0"/>
        <w:rPr>
          <w:rFonts w:hint="eastAsia" w:hAnsi="宋体"/>
          <w:lang w:val="en-US" w:eastAsia="zh-CN"/>
        </w:rPr>
      </w:pPr>
      <w:r>
        <w:rPr>
          <w:rFonts w:hint="eastAsia" w:hAnsi="宋体"/>
          <w:lang w:val="en-US" w:eastAsia="zh-CN"/>
        </w:rPr>
        <w:t>应尽量覆盖主流领域中的使用场景，应具备大规模、完整性、一致性和领域特征；</w:t>
      </w:r>
    </w:p>
    <w:p>
      <w:pPr>
        <w:pStyle w:val="40"/>
        <w:numPr>
          <w:ilvl w:val="0"/>
          <w:numId w:val="33"/>
        </w:numPr>
        <w:ind w:firstLineChars="0"/>
        <w:rPr>
          <w:rFonts w:hint="eastAsia" w:hAnsi="宋体"/>
          <w:lang w:val="en-US" w:eastAsia="zh-CN"/>
        </w:rPr>
      </w:pPr>
      <w:r>
        <w:rPr>
          <w:rFonts w:hint="eastAsia" w:hAnsi="宋体"/>
          <w:lang w:val="en-US" w:eastAsia="zh-CN"/>
        </w:rPr>
        <w:t>应提供定制用数据集，包含开源领域数据，如遥感、交通、法律、财经，电商类数据等；</w:t>
      </w:r>
    </w:p>
    <w:p>
      <w:pPr>
        <w:pStyle w:val="40"/>
        <w:numPr>
          <w:ilvl w:val="0"/>
          <w:numId w:val="33"/>
        </w:numPr>
        <w:ind w:firstLineChars="0"/>
        <w:rPr>
          <w:rFonts w:hint="eastAsia" w:hAnsi="宋体"/>
        </w:rPr>
      </w:pPr>
      <w:r>
        <w:rPr>
          <w:rFonts w:hint="eastAsia" w:hAnsi="宋体"/>
          <w:lang w:val="en-US" w:eastAsia="zh-CN"/>
        </w:rPr>
        <w:t>应提供多种类型的数据集，包括但不限于图像识别、自然语言处理、语音识别、时间序列分析等领域；</w:t>
      </w:r>
    </w:p>
    <w:p>
      <w:pPr>
        <w:pStyle w:val="40"/>
        <w:numPr>
          <w:ilvl w:val="0"/>
          <w:numId w:val="33"/>
        </w:numPr>
        <w:ind w:firstLineChars="0"/>
        <w:rPr>
          <w:rFonts w:hint="eastAsia" w:hAnsi="宋体"/>
        </w:rPr>
      </w:pPr>
      <w:r>
        <w:rPr>
          <w:rFonts w:hint="eastAsia" w:hAnsi="宋体"/>
          <w:lang w:val="en-US" w:eastAsia="zh-CN"/>
        </w:rPr>
        <w:t>应提供数据集标准化能力，确保所有数据集都经过严格的清洗和预处理，满足一定的质量标准。提供统一格式的数据，确保可以直接用于主流的机器学习和深度学习框架；</w:t>
      </w:r>
    </w:p>
    <w:p>
      <w:pPr>
        <w:pStyle w:val="40"/>
        <w:numPr>
          <w:ilvl w:val="0"/>
          <w:numId w:val="33"/>
        </w:numPr>
        <w:ind w:firstLineChars="0"/>
        <w:rPr>
          <w:rFonts w:hint="eastAsia" w:hAnsi="宋体"/>
        </w:rPr>
      </w:pPr>
      <w:r>
        <w:rPr>
          <w:rFonts w:hint="eastAsia" w:hAnsi="宋体"/>
        </w:rPr>
        <w:t>应支持数据集协同、数据压缩和数据回流；</w:t>
      </w:r>
    </w:p>
    <w:p>
      <w:pPr>
        <w:pStyle w:val="40"/>
        <w:numPr>
          <w:ilvl w:val="0"/>
          <w:numId w:val="33"/>
        </w:numPr>
        <w:ind w:firstLineChars="0"/>
        <w:rPr>
          <w:rFonts w:hint="eastAsia" w:hAnsi="宋体"/>
        </w:rPr>
      </w:pPr>
      <w:r>
        <w:rPr>
          <w:rFonts w:hint="eastAsia" w:hAnsi="宋体"/>
        </w:rPr>
        <w:t>应支持数据集的版本控制。</w:t>
      </w:r>
    </w:p>
    <w:bookmarkEnd w:id="169"/>
    <w:p>
      <w:pPr>
        <w:pStyle w:val="40"/>
        <w:ind w:firstLine="0" w:firstLineChars="0"/>
        <w:rPr>
          <w:rFonts w:hint="eastAsia" w:hAnsi="宋体"/>
        </w:rPr>
      </w:pPr>
    </w:p>
    <w:p>
      <w:pPr>
        <w:pStyle w:val="64"/>
        <w:spacing w:before="156" w:after="156"/>
        <w:rPr>
          <w:rFonts w:ascii="宋体" w:hAnsi="宋体" w:eastAsia="宋体"/>
        </w:rPr>
      </w:pPr>
      <w:bookmarkStart w:id="188" w:name="_Toc18880"/>
      <w:bookmarkStart w:id="189" w:name="_Toc2573"/>
      <w:bookmarkStart w:id="190" w:name="_Toc1070"/>
      <w:bookmarkStart w:id="191" w:name="_Toc18916"/>
      <w:bookmarkStart w:id="192" w:name="_Toc27037"/>
      <w:bookmarkStart w:id="193" w:name="_Toc9775"/>
      <w:r>
        <w:rPr>
          <w:rFonts w:hint="eastAsia" w:ascii="Times New Roman" w:hAnsi="Times New Roman"/>
        </w:rPr>
        <w:t>中间件</w:t>
      </w:r>
      <w:r>
        <w:rPr>
          <w:rFonts w:hint="eastAsia" w:ascii="Times New Roman" w:hAnsi="Times New Roman"/>
          <w:lang w:val="en-US" w:eastAsia="zh-CN"/>
        </w:rPr>
        <w:t>服务</w:t>
      </w:r>
      <w:r>
        <w:rPr>
          <w:rFonts w:hint="eastAsia" w:ascii="Times New Roman" w:hAnsi="Times New Roman"/>
        </w:rPr>
        <w:t>能力要求</w:t>
      </w:r>
      <w:bookmarkEnd w:id="188"/>
      <w:bookmarkEnd w:id="189"/>
      <w:bookmarkEnd w:id="190"/>
      <w:bookmarkEnd w:id="191"/>
      <w:bookmarkEnd w:id="192"/>
      <w:bookmarkEnd w:id="193"/>
    </w:p>
    <w:p>
      <w:pPr>
        <w:pStyle w:val="64"/>
        <w:numPr>
          <w:ilvl w:val="2"/>
          <w:numId w:val="4"/>
        </w:numPr>
        <w:spacing w:before="156" w:after="156"/>
        <w:outlineLvl w:val="3"/>
        <w:rPr>
          <w:rFonts w:hint="default" w:eastAsia="宋体"/>
          <w:lang w:val="en-US" w:eastAsia="zh-CN"/>
        </w:rPr>
      </w:pPr>
      <w:bookmarkStart w:id="194" w:name="_Toc23534"/>
      <w:bookmarkStart w:id="195" w:name="_Toc10310"/>
      <w:bookmarkStart w:id="196" w:name="_Toc25764"/>
      <w:bookmarkStart w:id="197" w:name="_Toc31434"/>
      <w:bookmarkStart w:id="198" w:name="_Toc2061"/>
      <w:r>
        <w:rPr>
          <w:rFonts w:hint="eastAsia"/>
          <w:lang w:val="en-US" w:eastAsia="zh-CN"/>
        </w:rPr>
        <w:t>用户接口</w:t>
      </w:r>
      <w:bookmarkEnd w:id="194"/>
      <w:bookmarkEnd w:id="195"/>
      <w:bookmarkEnd w:id="196"/>
      <w:bookmarkEnd w:id="197"/>
      <w:bookmarkEnd w:id="198"/>
    </w:p>
    <w:p>
      <w:pPr>
        <w:pStyle w:val="40"/>
      </w:pPr>
      <w:r>
        <w:rPr>
          <w:rFonts w:hint="eastAsia"/>
        </w:rPr>
        <w:t>描述：用户接口是用户使用</w:t>
      </w:r>
      <w:r>
        <w:rPr>
          <w:rFonts w:hint="eastAsia"/>
          <w:lang w:val="en-US" w:eastAsia="zh-CN"/>
        </w:rPr>
        <w:t>智算工程</w:t>
      </w:r>
      <w:r>
        <w:rPr>
          <w:rFonts w:hint="eastAsia"/>
        </w:rPr>
        <w:t>平台进行作业的直接通道，多样、易用的用户接口能极大减轻用户调用</w:t>
      </w:r>
      <w:r>
        <w:rPr>
          <w:rFonts w:hint="eastAsia"/>
          <w:lang w:val="en-US" w:eastAsia="zh-CN"/>
        </w:rPr>
        <w:t>智算</w:t>
      </w:r>
      <w:r>
        <w:rPr>
          <w:rFonts w:hint="eastAsia"/>
        </w:rPr>
        <w:t>算力的难度。</w:t>
      </w:r>
    </w:p>
    <w:p>
      <w:pPr>
        <w:pStyle w:val="40"/>
        <w:rPr>
          <w:rFonts w:hAnsi="宋体"/>
        </w:rPr>
      </w:pPr>
      <w:r>
        <w:rPr>
          <w:rFonts w:hint="eastAsia"/>
        </w:rPr>
        <w:t>能力要求如下</w:t>
      </w:r>
      <w:r>
        <w:rPr>
          <w:rFonts w:hint="eastAsia" w:hAnsi="宋体"/>
        </w:rPr>
        <w:t>：</w:t>
      </w:r>
    </w:p>
    <w:p>
      <w:pPr>
        <w:pStyle w:val="40"/>
        <w:numPr>
          <w:ilvl w:val="0"/>
          <w:numId w:val="34"/>
        </w:numPr>
        <w:ind w:firstLineChars="0"/>
        <w:rPr>
          <w:rFonts w:hAnsi="宋体"/>
        </w:rPr>
      </w:pPr>
      <w:r>
        <w:rPr>
          <w:rFonts w:hint="eastAsia" w:hAnsi="宋体"/>
        </w:rPr>
        <w:t>应支持使用API访问</w:t>
      </w:r>
      <w:r>
        <w:rPr>
          <w:rFonts w:hint="eastAsia" w:hAnsi="宋体"/>
          <w:lang w:val="en-US" w:eastAsia="zh-CN"/>
        </w:rPr>
        <w:t>智算工程</w:t>
      </w:r>
      <w:r>
        <w:rPr>
          <w:rFonts w:hint="eastAsia" w:hAnsi="宋体"/>
        </w:rPr>
        <w:t>平台；</w:t>
      </w:r>
    </w:p>
    <w:p>
      <w:pPr>
        <w:pStyle w:val="40"/>
        <w:numPr>
          <w:ilvl w:val="0"/>
          <w:numId w:val="34"/>
        </w:numPr>
        <w:ind w:firstLineChars="0"/>
        <w:rPr>
          <w:rFonts w:hAnsi="宋体"/>
        </w:rPr>
      </w:pPr>
      <w:r>
        <w:rPr>
          <w:rFonts w:hint="eastAsia" w:hAnsi="宋体"/>
        </w:rPr>
        <w:t>应支持多种途径调用API；</w:t>
      </w:r>
    </w:p>
    <w:p>
      <w:pPr>
        <w:pStyle w:val="40"/>
        <w:numPr>
          <w:ilvl w:val="0"/>
          <w:numId w:val="34"/>
        </w:numPr>
        <w:ind w:firstLineChars="0"/>
        <w:rPr>
          <w:rFonts w:hAnsi="宋体"/>
        </w:rPr>
      </w:pPr>
      <w:r>
        <w:rPr>
          <w:rFonts w:hint="eastAsia" w:hAnsi="宋体"/>
        </w:rPr>
        <w:t>应支持提供集群管理接口，包括但不限于</w:t>
      </w:r>
      <w:r>
        <w:rPr>
          <w:rFonts w:hint="eastAsia" w:hAnsi="宋体"/>
          <w:lang w:val="en-US" w:eastAsia="zh-CN"/>
        </w:rPr>
        <w:t>集群详情查询、</w:t>
      </w:r>
      <w:r>
        <w:rPr>
          <w:rFonts w:hint="eastAsia" w:hAnsi="宋体"/>
        </w:rPr>
        <w:t>新建集群、启动集群、停止集群、删除集群、查看集群列表等；</w:t>
      </w:r>
    </w:p>
    <w:p>
      <w:pPr>
        <w:pStyle w:val="40"/>
        <w:numPr>
          <w:ilvl w:val="0"/>
          <w:numId w:val="34"/>
        </w:numPr>
        <w:ind w:firstLineChars="0"/>
        <w:rPr>
          <w:rFonts w:hAnsi="宋体"/>
        </w:rPr>
      </w:pPr>
      <w:r>
        <w:rPr>
          <w:rFonts w:hint="eastAsia" w:hAnsi="宋体"/>
        </w:rPr>
        <w:t>应支持提供节点管理接口，包括但不限于</w:t>
      </w:r>
      <w:r>
        <w:rPr>
          <w:rFonts w:hint="eastAsia" w:hAnsi="宋体"/>
          <w:lang w:val="en-US" w:eastAsia="zh-CN"/>
        </w:rPr>
        <w:t>节点详情查询、</w:t>
      </w:r>
      <w:r>
        <w:rPr>
          <w:rFonts w:hint="eastAsia" w:hAnsi="宋体"/>
        </w:rPr>
        <w:t>新建节点、启动节点、停止节点、删除节点、查看节点列表等；</w:t>
      </w:r>
    </w:p>
    <w:p>
      <w:pPr>
        <w:pStyle w:val="40"/>
        <w:numPr>
          <w:ilvl w:val="0"/>
          <w:numId w:val="34"/>
        </w:numPr>
        <w:ind w:firstLineChars="0"/>
        <w:rPr>
          <w:rFonts w:hAnsi="宋体"/>
        </w:rPr>
      </w:pPr>
      <w:r>
        <w:rPr>
          <w:rFonts w:hint="eastAsia" w:hAnsi="宋体"/>
        </w:rPr>
        <w:t>应支持提供队列管理接口，包括但不限于为集群新建队列、查询集群队列列表、移动计算节点到指定队列、删除队列等；</w:t>
      </w:r>
    </w:p>
    <w:p>
      <w:pPr>
        <w:pStyle w:val="40"/>
        <w:numPr>
          <w:ilvl w:val="0"/>
          <w:numId w:val="34"/>
        </w:numPr>
        <w:ind w:firstLineChars="0"/>
        <w:rPr>
          <w:rFonts w:hAnsi="宋体"/>
        </w:rPr>
      </w:pPr>
      <w:r>
        <w:rPr>
          <w:rFonts w:hint="eastAsia" w:hAnsi="宋体"/>
        </w:rPr>
        <w:t>应支持提供作业管理接口，包括但不限于</w:t>
      </w:r>
      <w:r>
        <w:rPr>
          <w:rFonts w:hint="eastAsia" w:hAnsi="宋体"/>
          <w:lang w:val="en-US" w:eastAsia="zh-CN"/>
        </w:rPr>
        <w:t>作业执行详情查询、</w:t>
      </w:r>
      <w:r>
        <w:rPr>
          <w:rFonts w:hint="eastAsia" w:hAnsi="宋体"/>
        </w:rPr>
        <w:t>创建作业文件、提交作业、查看作业列表、停止作业、删除作业等；</w:t>
      </w:r>
    </w:p>
    <w:p>
      <w:pPr>
        <w:pStyle w:val="40"/>
        <w:numPr>
          <w:ilvl w:val="0"/>
          <w:numId w:val="34"/>
        </w:numPr>
        <w:ind w:firstLineChars="0"/>
        <w:rPr>
          <w:rFonts w:hAnsi="宋体"/>
        </w:rPr>
      </w:pPr>
      <w:r>
        <w:rPr>
          <w:rFonts w:hint="eastAsia" w:hAnsi="宋体"/>
        </w:rPr>
        <w:t>应支持用户管理接口，包括但不限于批量增加</w:t>
      </w:r>
      <w:r>
        <w:rPr>
          <w:rFonts w:hint="eastAsia" w:hAnsi="宋体"/>
          <w:lang w:val="en-US" w:eastAsia="zh-CN"/>
        </w:rPr>
        <w:t>/修改/删除用户及子用户权限</w:t>
      </w:r>
      <w:r>
        <w:rPr>
          <w:rFonts w:hint="eastAsia" w:hAnsi="宋体"/>
        </w:rPr>
        <w:t>等；</w:t>
      </w:r>
    </w:p>
    <w:p>
      <w:pPr>
        <w:pStyle w:val="40"/>
        <w:numPr>
          <w:ilvl w:val="0"/>
          <w:numId w:val="34"/>
        </w:numPr>
        <w:ind w:firstLineChars="0"/>
      </w:pPr>
      <w:del w:id="12" w:author="韩思齐" w:date="2024-06-28T17:26:27Z">
        <w:r>
          <w:rPr>
            <w:rFonts w:hint="default" w:hAnsi="宋体"/>
            <w:lang w:val="en-US"/>
          </w:rPr>
          <w:delText>可</w:delText>
        </w:r>
      </w:del>
      <w:ins w:id="13" w:author="韩思齐" w:date="2024-06-28T17:26:28Z">
        <w:r>
          <w:rPr>
            <w:rFonts w:hint="eastAsia" w:hAnsi="宋体"/>
            <w:lang w:val="en-US" w:eastAsia="zh-CN"/>
          </w:rPr>
          <w:t>宜</w:t>
        </w:r>
      </w:ins>
      <w:r>
        <w:rPr>
          <w:rFonts w:hint="eastAsia" w:hAnsi="宋体"/>
        </w:rPr>
        <w:t>支持容器管理接口</w:t>
      </w:r>
      <w:r>
        <w:rPr>
          <w:rFonts w:hint="eastAsia" w:hAnsi="宋体"/>
          <w:lang w:eastAsia="zh-CN"/>
        </w:rPr>
        <w:t>；</w:t>
      </w:r>
    </w:p>
    <w:p>
      <w:pPr>
        <w:pStyle w:val="40"/>
        <w:numPr>
          <w:ilvl w:val="0"/>
          <w:numId w:val="34"/>
        </w:numPr>
        <w:ind w:firstLineChars="0"/>
      </w:pPr>
      <w:r>
        <w:rPr>
          <w:rFonts w:hint="eastAsia"/>
        </w:rPr>
        <w:t>宜支持应用、系统、容器的统一部署，通过调用不同集群的接口推送部署程序。</w:t>
      </w:r>
    </w:p>
    <w:p>
      <w:pPr>
        <w:pStyle w:val="64"/>
        <w:numPr>
          <w:ilvl w:val="2"/>
          <w:numId w:val="4"/>
        </w:numPr>
        <w:spacing w:before="156" w:after="156"/>
        <w:outlineLvl w:val="3"/>
        <w:rPr>
          <w:rFonts w:hint="eastAsia" w:ascii="宋体" w:hAnsi="宋体" w:eastAsia="宋体"/>
          <w:lang w:val="en-US" w:eastAsia="zh-CN"/>
        </w:rPr>
      </w:pPr>
      <w:bookmarkStart w:id="199" w:name="_Toc10031"/>
      <w:bookmarkStart w:id="200" w:name="_Toc30067"/>
      <w:bookmarkStart w:id="201" w:name="_Toc15057"/>
      <w:bookmarkStart w:id="202" w:name="_Toc14875"/>
      <w:bookmarkStart w:id="203" w:name="_Toc22485"/>
      <w:bookmarkStart w:id="204" w:name="_Toc3046"/>
      <w:r>
        <w:rPr>
          <w:rFonts w:hint="eastAsia" w:ascii="宋体" w:hAnsi="宋体" w:eastAsia="宋体"/>
          <w:lang w:val="en-US" w:eastAsia="zh-CN"/>
        </w:rPr>
        <w:t>AI框架服务</w:t>
      </w:r>
      <w:bookmarkEnd w:id="199"/>
      <w:r>
        <w:rPr>
          <w:rFonts w:hint="eastAsia" w:ascii="宋体" w:hAnsi="宋体" w:eastAsia="宋体"/>
          <w:lang w:val="en-US" w:eastAsia="zh-CN"/>
        </w:rPr>
        <w:t xml:space="preserve"> </w:t>
      </w:r>
      <w:bookmarkEnd w:id="200"/>
      <w:bookmarkEnd w:id="201"/>
      <w:bookmarkEnd w:id="202"/>
      <w:bookmarkEnd w:id="203"/>
      <w:bookmarkEnd w:id="204"/>
    </w:p>
    <w:p>
      <w:pPr>
        <w:pStyle w:val="40"/>
      </w:pPr>
      <w:r>
        <w:rPr>
          <w:rFonts w:hint="eastAsia"/>
        </w:rPr>
        <w:t>描述：</w:t>
      </w:r>
      <w:r>
        <w:t xml:space="preserve"> </w:t>
      </w:r>
      <w:r>
        <w:rPr>
          <w:rFonts w:hint="eastAsia"/>
          <w:lang w:val="en-US" w:eastAsia="zh-CN"/>
        </w:rPr>
        <w:t>提供一系列预配置和优化的计算框架，用于支持各种智算应用的开发和部署。</w:t>
      </w:r>
    </w:p>
    <w:p>
      <w:pPr>
        <w:pStyle w:val="40"/>
      </w:pPr>
      <w:r>
        <w:rPr>
          <w:rFonts w:hint="eastAsia"/>
        </w:rPr>
        <w:t>能力要求如下：</w:t>
      </w:r>
    </w:p>
    <w:p>
      <w:pPr>
        <w:pStyle w:val="40"/>
        <w:numPr>
          <w:ilvl w:val="0"/>
          <w:numId w:val="35"/>
        </w:numPr>
        <w:ind w:left="840" w:leftChars="0" w:hanging="420" w:firstLineChars="0"/>
      </w:pPr>
      <w:r>
        <w:rPr>
          <w:rFonts w:hint="eastAsia"/>
        </w:rPr>
        <w:t>应支持</w:t>
      </w:r>
      <w:r>
        <w:rPr>
          <w:rFonts w:hint="eastAsia"/>
          <w:lang w:val="en-US" w:eastAsia="zh-CN"/>
        </w:rPr>
        <w:t>主流AI计算框架，</w:t>
      </w:r>
      <w:r>
        <w:rPr>
          <w:rFonts w:hint="eastAsia"/>
        </w:rPr>
        <w:t>并提供框架的多个版本，定期维护新框架；</w:t>
      </w:r>
    </w:p>
    <w:p>
      <w:pPr>
        <w:pStyle w:val="40"/>
        <w:numPr>
          <w:ilvl w:val="0"/>
          <w:numId w:val="35"/>
        </w:numPr>
        <w:ind w:left="840" w:leftChars="0" w:hanging="420" w:firstLineChars="0"/>
      </w:pPr>
      <w:r>
        <w:rPr>
          <w:rFonts w:hint="eastAsia"/>
          <w:lang w:val="en-US" w:eastAsia="zh-CN"/>
        </w:rPr>
        <w:t>应</w:t>
      </w:r>
      <w:r>
        <w:rPr>
          <w:rFonts w:hint="eastAsia"/>
        </w:rPr>
        <w:t>支持主流并行训练框架，并提供框架的多个版本，定期维护新框架；</w:t>
      </w:r>
    </w:p>
    <w:p>
      <w:pPr>
        <w:pStyle w:val="40"/>
        <w:numPr>
          <w:ilvl w:val="0"/>
          <w:numId w:val="35"/>
        </w:numPr>
        <w:ind w:left="840" w:leftChars="0" w:hanging="420" w:firstLineChars="0"/>
      </w:pPr>
      <w:ins w:id="14" w:author="韩思齐" w:date="2024-06-28T17:26:38Z">
        <w:r>
          <w:rPr>
            <w:rFonts w:hint="eastAsia" w:hAnsi="宋体"/>
            <w:lang w:val="en-US" w:eastAsia="zh-CN"/>
          </w:rPr>
          <w:t>宜</w:t>
        </w:r>
      </w:ins>
      <w:r>
        <w:rPr>
          <w:rFonts w:hint="eastAsia" w:hAnsi="宋体"/>
        </w:rPr>
        <w:t>支持</w:t>
      </w:r>
      <w:r>
        <w:rPr>
          <w:rFonts w:hint="eastAsia"/>
        </w:rPr>
        <w:t>用户安装第三方软件库，自定义环境，满足用户多样化的需求</w:t>
      </w:r>
      <w:r>
        <w:rPr>
          <w:rFonts w:hint="eastAsia"/>
          <w:lang w:eastAsia="zh-CN"/>
        </w:rPr>
        <w:t>。</w:t>
      </w:r>
    </w:p>
    <w:p>
      <w:pPr>
        <w:pStyle w:val="40"/>
        <w:ind w:left="420" w:firstLine="0" w:firstLineChars="0"/>
      </w:pPr>
    </w:p>
    <w:p>
      <w:pPr>
        <w:pStyle w:val="64"/>
        <w:numPr>
          <w:ilvl w:val="2"/>
          <w:numId w:val="4"/>
        </w:numPr>
        <w:spacing w:before="156" w:after="156"/>
        <w:outlineLvl w:val="3"/>
        <w:rPr>
          <w:rFonts w:hint="eastAsia" w:ascii="宋体" w:hAnsi="宋体" w:eastAsia="宋体"/>
          <w:lang w:val="en-US" w:eastAsia="zh-CN"/>
        </w:rPr>
      </w:pPr>
      <w:bookmarkStart w:id="205" w:name="_Toc20699"/>
      <w:bookmarkStart w:id="206" w:name="_Toc22250"/>
      <w:bookmarkStart w:id="207" w:name="_Toc8776"/>
      <w:bookmarkStart w:id="208" w:name="_Toc20784"/>
      <w:bookmarkStart w:id="209" w:name="_Toc22522"/>
      <w:bookmarkStart w:id="210" w:name="_Toc19744"/>
      <w:r>
        <w:rPr>
          <w:rFonts w:hint="eastAsia" w:ascii="宋体" w:hAnsi="宋体" w:eastAsia="宋体"/>
          <w:lang w:val="en-US" w:eastAsia="zh-CN"/>
        </w:rPr>
        <w:t>开发工具服务</w:t>
      </w:r>
      <w:bookmarkEnd w:id="205"/>
      <w:bookmarkEnd w:id="206"/>
      <w:bookmarkEnd w:id="207"/>
      <w:bookmarkEnd w:id="208"/>
      <w:bookmarkEnd w:id="209"/>
      <w:bookmarkEnd w:id="210"/>
    </w:p>
    <w:p>
      <w:pPr>
        <w:pStyle w:val="40"/>
        <w:rPr>
          <w:rFonts w:hint="eastAsia" w:eastAsia="宋体"/>
          <w:lang w:eastAsia="zh-CN"/>
        </w:rPr>
      </w:pPr>
      <w:r>
        <w:rPr>
          <w:rFonts w:hint="eastAsia"/>
        </w:rPr>
        <w:t>描述：</w:t>
      </w:r>
      <w:r>
        <w:rPr>
          <w:rFonts w:hint="eastAsia"/>
          <w:lang w:val="en-US" w:eastAsia="zh-CN"/>
        </w:rPr>
        <w:t>智算工程</w:t>
      </w:r>
      <w:r>
        <w:rPr>
          <w:rFonts w:hint="eastAsia"/>
        </w:rPr>
        <w:t>平台应能提供集群生命周期内的</w:t>
      </w:r>
      <w:r>
        <w:rPr>
          <w:rFonts w:hint="eastAsia"/>
          <w:lang w:val="en-US" w:eastAsia="zh-CN"/>
        </w:rPr>
        <w:t>开发工具</w:t>
      </w:r>
      <w:r>
        <w:rPr>
          <w:rFonts w:hint="eastAsia"/>
        </w:rPr>
        <w:t>管理功能</w:t>
      </w:r>
      <w:r>
        <w:rPr>
          <w:rFonts w:hint="eastAsia"/>
          <w:lang w:eastAsia="zh-CN"/>
        </w:rPr>
        <w:t>。</w:t>
      </w:r>
    </w:p>
    <w:p>
      <w:pPr>
        <w:pStyle w:val="40"/>
        <w:rPr>
          <w:rFonts w:hAnsi="宋体"/>
        </w:rPr>
      </w:pPr>
      <w:r>
        <w:rPr>
          <w:rFonts w:hint="eastAsia" w:hAnsi="宋体"/>
        </w:rPr>
        <w:t>能力要求如下：</w:t>
      </w:r>
    </w:p>
    <w:p>
      <w:pPr>
        <w:pStyle w:val="40"/>
        <w:numPr>
          <w:ilvl w:val="0"/>
          <w:numId w:val="36"/>
        </w:numPr>
        <w:ind w:firstLineChars="0"/>
        <w:rPr>
          <w:rFonts w:hAnsi="宋体"/>
        </w:rPr>
      </w:pPr>
      <w:r>
        <w:rPr>
          <w:rFonts w:hint="eastAsia"/>
        </w:rPr>
        <w:t>应</w:t>
      </w:r>
      <w:r>
        <w:rPr>
          <w:rFonts w:hint="eastAsia" w:hAnsi="宋体"/>
        </w:rPr>
        <w:t>支持主流</w:t>
      </w:r>
      <w:r>
        <w:rPr>
          <w:rFonts w:hint="eastAsia" w:hAnsi="宋体"/>
          <w:lang w:val="en-US" w:eastAsia="zh-CN"/>
        </w:rPr>
        <w:t>智算</w:t>
      </w:r>
      <w:r>
        <w:rPr>
          <w:rFonts w:hint="eastAsia" w:hAnsi="宋体"/>
        </w:rPr>
        <w:t>应用软件和科学计算软件、通信库的安装与卸载；</w:t>
      </w:r>
    </w:p>
    <w:p>
      <w:pPr>
        <w:pStyle w:val="40"/>
        <w:numPr>
          <w:ilvl w:val="0"/>
          <w:numId w:val="36"/>
        </w:numPr>
        <w:ind w:firstLineChars="0"/>
        <w:rPr>
          <w:rFonts w:hAnsi="宋体"/>
        </w:rPr>
      </w:pPr>
      <w:r>
        <w:rPr>
          <w:rFonts w:hint="eastAsia"/>
        </w:rPr>
        <w:t>应</w:t>
      </w:r>
      <w:r>
        <w:rPr>
          <w:rFonts w:hint="eastAsia" w:hAnsi="宋体"/>
        </w:rPr>
        <w:t>支持可视化软件部署</w:t>
      </w:r>
      <w:r>
        <w:rPr>
          <w:rFonts w:hint="eastAsia" w:hAnsi="宋体"/>
          <w:lang w:val="en-US" w:eastAsia="zh-CN"/>
        </w:rPr>
        <w:t>并</w:t>
      </w:r>
      <w:r>
        <w:rPr>
          <w:rFonts w:hint="eastAsia" w:hAnsi="宋体"/>
        </w:rPr>
        <w:t>查看已部署应用，进行计算结果仿真模拟；</w:t>
      </w:r>
    </w:p>
    <w:p>
      <w:pPr>
        <w:pStyle w:val="40"/>
        <w:numPr>
          <w:ilvl w:val="0"/>
          <w:numId w:val="36"/>
        </w:numPr>
        <w:ind w:firstLineChars="0"/>
        <w:rPr>
          <w:rFonts w:hAnsi="宋体"/>
        </w:rPr>
      </w:pPr>
      <w:del w:id="15" w:author="韩思齐" w:date="2024-06-28T17:27:09Z">
        <w:r>
          <w:rPr>
            <w:rFonts w:hint="default"/>
            <w:lang w:val="en-US"/>
          </w:rPr>
          <w:delText>可</w:delText>
        </w:r>
      </w:del>
      <w:ins w:id="16" w:author="韩思齐" w:date="2024-06-28T17:27:10Z">
        <w:r>
          <w:rPr>
            <w:rFonts w:hint="eastAsia"/>
            <w:lang w:val="en-US" w:eastAsia="zh-CN"/>
          </w:rPr>
          <w:t>宜</w:t>
        </w:r>
      </w:ins>
      <w:r>
        <w:rPr>
          <w:rFonts w:hint="eastAsia" w:hAnsi="宋体"/>
        </w:rPr>
        <w:t>支持应用软件的容器化部署，如使用singularity运行容器应用</w:t>
      </w:r>
      <w:r>
        <w:rPr>
          <w:rFonts w:hint="eastAsia" w:hAnsi="宋体"/>
          <w:lang w:eastAsia="zh-CN"/>
        </w:rPr>
        <w:t>；</w:t>
      </w:r>
    </w:p>
    <w:p>
      <w:pPr>
        <w:pStyle w:val="40"/>
        <w:numPr>
          <w:ilvl w:val="0"/>
          <w:numId w:val="36"/>
        </w:numPr>
        <w:ind w:firstLineChars="0"/>
        <w:rPr>
          <w:rFonts w:hAnsi="宋体"/>
        </w:rPr>
      </w:pPr>
      <w:r>
        <w:rPr>
          <w:rFonts w:hint="eastAsia"/>
        </w:rPr>
        <w:t>应</w:t>
      </w:r>
      <w:r>
        <w:rPr>
          <w:rFonts w:hint="eastAsia" w:hAnsi="宋体"/>
        </w:rPr>
        <w:t>支持用户部署自定义软件包；</w:t>
      </w:r>
    </w:p>
    <w:p>
      <w:pPr>
        <w:pStyle w:val="40"/>
        <w:numPr>
          <w:ilvl w:val="0"/>
          <w:numId w:val="36"/>
        </w:numPr>
        <w:ind w:firstLineChars="0"/>
        <w:rPr>
          <w:rFonts w:hAnsi="宋体"/>
        </w:rPr>
      </w:pPr>
      <w:r>
        <w:rPr>
          <w:rFonts w:hint="eastAsia"/>
        </w:rPr>
        <w:t>应</w:t>
      </w:r>
      <w:r>
        <w:rPr>
          <w:rFonts w:hint="eastAsia" w:hAnsi="宋体"/>
        </w:rPr>
        <w:t>支持远程运行应用</w:t>
      </w:r>
      <w:r>
        <w:rPr>
          <w:rFonts w:hint="eastAsia" w:hAnsi="宋体"/>
          <w:lang w:eastAsia="zh-CN"/>
        </w:rPr>
        <w:t>；</w:t>
      </w:r>
    </w:p>
    <w:p>
      <w:pPr>
        <w:pStyle w:val="40"/>
        <w:numPr>
          <w:ilvl w:val="0"/>
          <w:numId w:val="36"/>
        </w:numPr>
        <w:ind w:firstLineChars="0"/>
        <w:rPr>
          <w:rFonts w:hint="eastAsia"/>
        </w:rPr>
      </w:pPr>
      <w:r>
        <w:rPr>
          <w:rFonts w:hint="eastAsia"/>
        </w:rPr>
        <w:t>应提供示例应用开发模板指导用户进行应用开发；</w:t>
      </w:r>
    </w:p>
    <w:p>
      <w:pPr>
        <w:pStyle w:val="40"/>
        <w:numPr>
          <w:ilvl w:val="0"/>
          <w:numId w:val="36"/>
        </w:numPr>
        <w:ind w:firstLineChars="0"/>
        <w:rPr>
          <w:rFonts w:hint="eastAsia"/>
        </w:rPr>
      </w:pPr>
      <w:r>
        <w:rPr>
          <w:rFonts w:hint="eastAsia"/>
        </w:rPr>
        <w:t>应提供开发文档，便于用户快速学习和上手应用开发框架;</w:t>
      </w:r>
    </w:p>
    <w:p>
      <w:pPr>
        <w:pStyle w:val="40"/>
        <w:numPr>
          <w:ilvl w:val="0"/>
          <w:numId w:val="36"/>
        </w:numPr>
        <w:ind w:firstLineChars="0"/>
        <w:rPr>
          <w:rFonts w:hint="eastAsia"/>
        </w:rPr>
      </w:pPr>
      <w:r>
        <w:rPr>
          <w:rFonts w:hint="eastAsia"/>
        </w:rPr>
        <w:t>应支持业界现有的开发框架，如langchain、PromptFow、LlamaIndex等；</w:t>
      </w:r>
    </w:p>
    <w:p>
      <w:pPr>
        <w:pStyle w:val="40"/>
        <w:numPr>
          <w:ilvl w:val="0"/>
          <w:numId w:val="36"/>
        </w:numPr>
        <w:ind w:firstLineChars="0"/>
        <w:rPr>
          <w:rFonts w:hint="eastAsia"/>
        </w:rPr>
      </w:pPr>
      <w:r>
        <w:rPr>
          <w:rFonts w:hint="eastAsia"/>
        </w:rPr>
        <w:t>应支持多种应用类型，如RAG、Agent等</w:t>
      </w:r>
      <w:r>
        <w:rPr>
          <w:rFonts w:hint="eastAsia"/>
          <w:lang w:eastAsia="zh-CN"/>
        </w:rPr>
        <w:t>；</w:t>
      </w:r>
    </w:p>
    <w:p>
      <w:pPr>
        <w:pStyle w:val="40"/>
        <w:numPr>
          <w:ilvl w:val="0"/>
          <w:numId w:val="36"/>
        </w:numPr>
        <w:ind w:firstLineChars="0"/>
        <w:rPr>
          <w:rFonts w:hint="eastAsia"/>
        </w:rPr>
      </w:pPr>
      <w:r>
        <w:rPr>
          <w:rFonts w:hint="eastAsia"/>
        </w:rPr>
        <w:t>应支持使用开发工具进行调用链路的Tracing和Debug</w:t>
      </w:r>
      <w:r>
        <w:rPr>
          <w:rFonts w:hint="eastAsia"/>
          <w:lang w:eastAsia="zh-CN"/>
        </w:rPr>
        <w:t>；</w:t>
      </w:r>
    </w:p>
    <w:p>
      <w:pPr>
        <w:pStyle w:val="40"/>
        <w:numPr>
          <w:ilvl w:val="0"/>
          <w:numId w:val="36"/>
        </w:numPr>
        <w:ind w:firstLineChars="0"/>
        <w:rPr>
          <w:rFonts w:hint="eastAsia"/>
        </w:rPr>
      </w:pPr>
      <w:r>
        <w:rPr>
          <w:rFonts w:hint="eastAsia"/>
        </w:rPr>
        <w:t>应支持批量应用程序进行更新部署</w:t>
      </w:r>
      <w:r>
        <w:rPr>
          <w:rFonts w:hint="eastAsia"/>
          <w:lang w:eastAsia="zh-CN"/>
        </w:rPr>
        <w:t>；</w:t>
      </w:r>
    </w:p>
    <w:p>
      <w:pPr>
        <w:pStyle w:val="40"/>
        <w:numPr>
          <w:ilvl w:val="0"/>
          <w:numId w:val="36"/>
        </w:numPr>
        <w:ind w:firstLineChars="0"/>
        <w:rPr>
          <w:rFonts w:hint="eastAsia"/>
        </w:rPr>
      </w:pPr>
      <w:r>
        <w:rPr>
          <w:rFonts w:hint="eastAsia"/>
        </w:rPr>
        <w:t>应支持模型编排，支持常见的流程控制节点，如分支、并发等</w:t>
      </w:r>
      <w:r>
        <w:rPr>
          <w:rFonts w:hint="eastAsia"/>
          <w:lang w:eastAsia="zh-CN"/>
        </w:rPr>
        <w:t>。</w:t>
      </w:r>
    </w:p>
    <w:p>
      <w:pPr>
        <w:pStyle w:val="40"/>
        <w:numPr>
          <w:ilvl w:val="-1"/>
          <w:numId w:val="0"/>
        </w:numPr>
        <w:ind w:left="420" w:firstLine="0" w:firstLineChars="0"/>
        <w:rPr>
          <w:rFonts w:hint="eastAsia"/>
        </w:rPr>
      </w:pPr>
    </w:p>
    <w:p>
      <w:pPr>
        <w:pStyle w:val="64"/>
        <w:numPr>
          <w:ilvl w:val="2"/>
          <w:numId w:val="4"/>
        </w:numPr>
        <w:spacing w:before="156" w:after="156"/>
        <w:outlineLvl w:val="3"/>
        <w:rPr>
          <w:rFonts w:hint="eastAsia" w:ascii="宋体" w:hAnsi="宋体" w:eastAsia="宋体"/>
          <w:lang w:val="en-US" w:eastAsia="zh-CN"/>
        </w:rPr>
      </w:pPr>
      <w:bookmarkStart w:id="211" w:name="_Toc14695"/>
      <w:bookmarkStart w:id="212" w:name="_Toc28238"/>
      <w:bookmarkStart w:id="213" w:name="_Toc276"/>
      <w:bookmarkStart w:id="214" w:name="_Toc14709"/>
      <w:bookmarkStart w:id="215" w:name="_Toc8815"/>
      <w:bookmarkStart w:id="216" w:name="_Toc23686"/>
      <w:r>
        <w:rPr>
          <w:rFonts w:hint="eastAsia" w:ascii="宋体" w:hAnsi="宋体" w:eastAsia="宋体"/>
          <w:lang w:val="en-US" w:eastAsia="zh-CN"/>
        </w:rPr>
        <w:t>加速引擎</w:t>
      </w:r>
      <w:bookmarkEnd w:id="211"/>
      <w:bookmarkEnd w:id="212"/>
      <w:bookmarkEnd w:id="213"/>
      <w:bookmarkEnd w:id="214"/>
      <w:bookmarkEnd w:id="215"/>
      <w:bookmarkEnd w:id="216"/>
    </w:p>
    <w:p>
      <w:pPr>
        <w:pStyle w:val="40"/>
        <w:rPr>
          <w:rFonts w:hint="eastAsia"/>
        </w:rPr>
      </w:pPr>
      <w:r>
        <w:rPr>
          <w:rFonts w:hint="eastAsia"/>
        </w:rPr>
        <w:t>描述：</w:t>
      </w:r>
      <w:r>
        <w:t xml:space="preserve"> </w:t>
      </w:r>
      <w:r>
        <w:rPr>
          <w:rFonts w:hint="eastAsia"/>
          <w:lang w:val="en-US" w:eastAsia="zh-CN"/>
        </w:rPr>
        <w:t>智算工程平台应内置加速引擎，通过一系列工具和技术框架支持智算每一个阶段，包括数据处理、模型开发、训练、部署、监控和维护等，为用户提供不同框架、硬件、数据类型和精度下的模型训练和推理加速，实现智算任务低延迟、高吞吐部署，加速智算全生命周期。从硬件层、算子层、框架层，均可对模型训练进行加速。</w:t>
      </w:r>
    </w:p>
    <w:p>
      <w:pPr>
        <w:pStyle w:val="40"/>
      </w:pPr>
      <w:r>
        <w:rPr>
          <w:rFonts w:hint="eastAsia"/>
        </w:rPr>
        <w:t>能力要求如下：</w:t>
      </w:r>
    </w:p>
    <w:p>
      <w:pPr>
        <w:pStyle w:val="40"/>
        <w:numPr>
          <w:ilvl w:val="0"/>
          <w:numId w:val="37"/>
        </w:numPr>
        <w:ind w:firstLineChars="0"/>
        <w:rPr>
          <w:rFonts w:hint="eastAsia"/>
        </w:rPr>
      </w:pPr>
      <w:r>
        <w:rPr>
          <w:rFonts w:hint="eastAsia"/>
        </w:rPr>
        <w:t>应</w:t>
      </w:r>
      <w:r>
        <w:rPr>
          <w:rFonts w:hAnsi="宋体"/>
        </w:rPr>
        <w:t>支持</w:t>
      </w:r>
      <w:r>
        <w:rPr>
          <w:rFonts w:hint="eastAsia"/>
          <w:lang w:val="en-US" w:eastAsia="zh-CN"/>
        </w:rPr>
        <w:t>主流加速引擎，包括Ray等；</w:t>
      </w:r>
    </w:p>
    <w:p>
      <w:pPr>
        <w:pStyle w:val="40"/>
        <w:numPr>
          <w:ilvl w:val="0"/>
          <w:numId w:val="37"/>
        </w:numPr>
        <w:ind w:firstLineChars="0"/>
        <w:rPr>
          <w:rFonts w:hint="eastAsia"/>
        </w:rPr>
      </w:pPr>
      <w:r>
        <w:rPr>
          <w:rFonts w:hint="eastAsia"/>
          <w:lang w:val="en-US" w:eastAsia="zh-CN"/>
        </w:rPr>
        <w:t>应支持主流的算力能力，包括</w:t>
      </w:r>
      <w:ins w:id="17" w:author="韩思齐" w:date="2024-06-28T17:27:52Z">
        <w:r>
          <w:rPr>
            <w:rFonts w:hint="eastAsia"/>
            <w:lang w:val="en-US" w:eastAsia="zh-CN"/>
          </w:rPr>
          <w:t>但</w:t>
        </w:r>
      </w:ins>
      <w:r>
        <w:rPr>
          <w:rFonts w:hint="eastAsia"/>
          <w:lang w:val="en-US" w:eastAsia="zh-CN"/>
        </w:rPr>
        <w:t>不限于ElementWise类算子、Tensor与矩阵计算类算子等；</w:t>
      </w:r>
    </w:p>
    <w:p>
      <w:pPr>
        <w:pStyle w:val="40"/>
        <w:numPr>
          <w:ilvl w:val="0"/>
          <w:numId w:val="37"/>
        </w:numPr>
        <w:ind w:firstLineChars="0"/>
        <w:rPr>
          <w:rFonts w:hint="eastAsia"/>
          <w:lang w:val="en-US" w:eastAsia="zh-CN"/>
        </w:rPr>
      </w:pPr>
      <w:r>
        <w:rPr>
          <w:rFonts w:hint="eastAsia"/>
          <w:lang w:val="en-US" w:eastAsia="zh-CN"/>
        </w:rPr>
        <w:t>应支持不同深度学习框架加速，包括但不限于Tensorflow、Caffe、Mxnet和Pytorch等；</w:t>
      </w:r>
    </w:p>
    <w:p>
      <w:pPr>
        <w:pStyle w:val="40"/>
        <w:numPr>
          <w:ilvl w:val="0"/>
          <w:numId w:val="37"/>
        </w:numPr>
        <w:ind w:firstLineChars="0"/>
        <w:rPr>
          <w:rFonts w:hint="eastAsia"/>
          <w:lang w:val="en-US" w:eastAsia="zh-CN"/>
        </w:rPr>
      </w:pPr>
      <w:r>
        <w:rPr>
          <w:rFonts w:hint="eastAsia"/>
          <w:lang w:val="en-US" w:eastAsia="zh-CN"/>
        </w:rPr>
        <w:t>应支持不同硬件资源加速，包括但不限于CPU、GPU、TPU等；</w:t>
      </w:r>
    </w:p>
    <w:p>
      <w:pPr>
        <w:pStyle w:val="40"/>
        <w:numPr>
          <w:ilvl w:val="0"/>
          <w:numId w:val="37"/>
        </w:numPr>
        <w:ind w:firstLineChars="0"/>
        <w:rPr>
          <w:rFonts w:hint="eastAsia"/>
          <w:lang w:val="en-US" w:eastAsia="zh-CN"/>
        </w:rPr>
      </w:pPr>
      <w:r>
        <w:rPr>
          <w:rFonts w:hint="eastAsia"/>
          <w:lang w:val="en-US" w:eastAsia="zh-CN"/>
        </w:rPr>
        <w:t>应支持不同的数据类型和精度设置，包括但不限于浮点数、半精度浮点数等；</w:t>
      </w:r>
    </w:p>
    <w:p>
      <w:pPr>
        <w:pStyle w:val="40"/>
        <w:numPr>
          <w:ilvl w:val="0"/>
          <w:numId w:val="37"/>
        </w:numPr>
        <w:ind w:firstLineChars="0"/>
        <w:rPr>
          <w:rFonts w:hint="eastAsia"/>
        </w:rPr>
      </w:pPr>
      <w:r>
        <w:rPr>
          <w:rFonts w:hint="eastAsia"/>
        </w:rPr>
        <w:t>宜支持主流开源模型的训练和推理加速</w:t>
      </w:r>
      <w:r>
        <w:rPr>
          <w:rFonts w:hint="eastAsia"/>
          <w:lang w:eastAsia="zh-CN"/>
        </w:rPr>
        <w:t>，</w:t>
      </w:r>
      <w:r>
        <w:rPr>
          <w:rFonts w:hint="eastAsia"/>
          <w:lang w:val="en-US" w:eastAsia="zh-CN"/>
        </w:rPr>
        <w:t>包括</w:t>
      </w:r>
      <w:ins w:id="18" w:author="韩思齐" w:date="2024-06-28T17:29:06Z">
        <w:r>
          <w:rPr>
            <w:rFonts w:hint="eastAsia"/>
            <w:lang w:val="en-US" w:eastAsia="zh-CN"/>
          </w:rPr>
          <w:t>但</w:t>
        </w:r>
      </w:ins>
      <w:r>
        <w:rPr>
          <w:rFonts w:hint="eastAsia"/>
          <w:lang w:val="en-US" w:eastAsia="zh-CN"/>
        </w:rPr>
        <w:t>不限于</w:t>
      </w:r>
      <w:r>
        <w:rPr>
          <w:rFonts w:hint="eastAsia"/>
        </w:rPr>
        <w:t>LLaMA、GLM、Galactica等</w:t>
      </w:r>
      <w:r>
        <w:rPr>
          <w:rFonts w:hint="eastAsia"/>
          <w:lang w:eastAsia="zh-CN"/>
        </w:rPr>
        <w:t>；</w:t>
      </w:r>
    </w:p>
    <w:p>
      <w:pPr>
        <w:pStyle w:val="40"/>
        <w:numPr>
          <w:ilvl w:val="0"/>
          <w:numId w:val="37"/>
        </w:numPr>
        <w:ind w:firstLineChars="0"/>
        <w:rPr>
          <w:rFonts w:hint="eastAsia"/>
        </w:rPr>
      </w:pPr>
      <w:r>
        <w:rPr>
          <w:rFonts w:hint="eastAsia"/>
          <w:lang w:val="en-US" w:eastAsia="zh-CN"/>
        </w:rPr>
        <w:t>宜</w:t>
      </w:r>
      <w:r>
        <w:rPr>
          <w:rFonts w:hint="eastAsia"/>
        </w:rPr>
        <w:t>支持异构</w:t>
      </w:r>
      <w:r>
        <w:rPr>
          <w:rFonts w:hint="eastAsia"/>
          <w:lang w:val="en-US" w:eastAsia="zh-CN"/>
        </w:rPr>
        <w:t>平台</w:t>
      </w:r>
      <w:r>
        <w:rPr>
          <w:rFonts w:hint="eastAsia"/>
        </w:rPr>
        <w:t>的训练和推理加速</w:t>
      </w:r>
      <w:r>
        <w:rPr>
          <w:rFonts w:hint="eastAsia"/>
          <w:lang w:eastAsia="zh-CN"/>
        </w:rPr>
        <w:t>；</w:t>
      </w:r>
    </w:p>
    <w:p>
      <w:pPr>
        <w:pStyle w:val="40"/>
        <w:numPr>
          <w:ilvl w:val="0"/>
          <w:numId w:val="37"/>
        </w:numPr>
        <w:ind w:firstLineChars="0"/>
        <w:rPr>
          <w:rFonts w:hint="eastAsia"/>
        </w:rPr>
      </w:pPr>
      <w:r>
        <w:rPr>
          <w:rFonts w:hint="eastAsia"/>
        </w:rPr>
        <w:t>应支持Flash</w:t>
      </w:r>
      <w:r>
        <w:rPr>
          <w:rFonts w:hint="eastAsia"/>
          <w:lang w:val="en-US" w:eastAsia="zh-CN"/>
        </w:rPr>
        <w:t xml:space="preserve"> A</w:t>
      </w:r>
      <w:r>
        <w:rPr>
          <w:rFonts w:hint="eastAsia"/>
        </w:rPr>
        <w:t>ttention</w:t>
      </w:r>
      <w:r>
        <w:rPr>
          <w:rFonts w:hint="eastAsia"/>
          <w:lang w:eastAsia="zh-CN"/>
        </w:rPr>
        <w:t>、</w:t>
      </w:r>
      <w:r>
        <w:rPr>
          <w:rFonts w:hint="eastAsia"/>
          <w:lang w:val="en-US" w:eastAsia="zh-CN"/>
        </w:rPr>
        <w:t>MindIE、 VLLm， Tensor RT等主流</w:t>
      </w:r>
      <w:r>
        <w:rPr>
          <w:rFonts w:hint="eastAsia"/>
        </w:rPr>
        <w:t>加速框架</w:t>
      </w:r>
      <w:r>
        <w:rPr>
          <w:rFonts w:hint="eastAsia"/>
          <w:lang w:eastAsia="zh-CN"/>
        </w:rPr>
        <w:t>。</w:t>
      </w:r>
    </w:p>
    <w:p>
      <w:pPr>
        <w:pStyle w:val="40"/>
        <w:ind w:firstLineChars="0"/>
        <w:rPr>
          <w:rFonts w:hAnsi="宋体"/>
        </w:rPr>
      </w:pPr>
    </w:p>
    <w:p>
      <w:pPr>
        <w:pStyle w:val="64"/>
        <w:spacing w:before="156" w:after="156"/>
        <w:rPr>
          <w:rFonts w:hint="eastAsia" w:ascii="Times New Roman" w:hAnsi="Times New Roman"/>
        </w:rPr>
      </w:pPr>
      <w:bookmarkStart w:id="217" w:name="_Toc24885"/>
      <w:bookmarkStart w:id="218" w:name="_Toc31692"/>
      <w:bookmarkStart w:id="219" w:name="_Toc23947"/>
      <w:bookmarkStart w:id="220" w:name="_Toc15966"/>
      <w:bookmarkStart w:id="221" w:name="_Toc9416"/>
      <w:bookmarkStart w:id="222" w:name="_Toc30017"/>
      <w:r>
        <w:rPr>
          <w:rFonts w:hint="eastAsia" w:ascii="Times New Roman" w:hAnsi="Times New Roman"/>
        </w:rPr>
        <w:t>数据工程</w:t>
      </w:r>
      <w:r>
        <w:rPr>
          <w:rFonts w:hint="eastAsia" w:ascii="Times New Roman" w:hAnsi="Times New Roman"/>
          <w:lang w:val="en-US" w:eastAsia="zh-CN"/>
        </w:rPr>
        <w:t>服务</w:t>
      </w:r>
      <w:r>
        <w:rPr>
          <w:rFonts w:hint="eastAsia" w:ascii="Times New Roman" w:hAnsi="Times New Roman"/>
        </w:rPr>
        <w:t>能力要求</w:t>
      </w:r>
      <w:bookmarkEnd w:id="217"/>
      <w:bookmarkEnd w:id="218"/>
      <w:bookmarkEnd w:id="219"/>
      <w:bookmarkEnd w:id="220"/>
      <w:bookmarkEnd w:id="221"/>
      <w:bookmarkEnd w:id="222"/>
    </w:p>
    <w:p>
      <w:pPr>
        <w:pStyle w:val="64"/>
        <w:numPr>
          <w:ilvl w:val="2"/>
          <w:numId w:val="4"/>
        </w:numPr>
        <w:spacing w:before="156" w:after="156"/>
        <w:outlineLvl w:val="3"/>
        <w:rPr>
          <w:rFonts w:hint="eastAsia" w:ascii="宋体" w:hAnsi="宋体" w:eastAsia="宋体"/>
          <w:lang w:val="en-US" w:eastAsia="zh-CN"/>
        </w:rPr>
      </w:pPr>
      <w:bookmarkStart w:id="223" w:name="_Toc824"/>
      <w:bookmarkStart w:id="224" w:name="_Toc19713"/>
      <w:bookmarkStart w:id="225" w:name="_Toc22259"/>
      <w:bookmarkStart w:id="226" w:name="_Toc31618"/>
      <w:bookmarkStart w:id="227" w:name="_Toc13060"/>
      <w:bookmarkStart w:id="228" w:name="_Toc7134"/>
      <w:r>
        <w:rPr>
          <w:rFonts w:hint="eastAsia" w:ascii="宋体" w:hAnsi="宋体" w:eastAsia="宋体"/>
          <w:lang w:val="en-US" w:eastAsia="zh-CN"/>
        </w:rPr>
        <w:t>数据接入</w:t>
      </w:r>
      <w:bookmarkEnd w:id="223"/>
      <w:bookmarkEnd w:id="224"/>
      <w:bookmarkEnd w:id="225"/>
      <w:bookmarkEnd w:id="226"/>
      <w:bookmarkEnd w:id="227"/>
      <w:bookmarkEnd w:id="228"/>
      <w:r>
        <w:rPr>
          <w:rFonts w:hint="eastAsia" w:ascii="宋体" w:hAnsi="宋体" w:eastAsia="宋体"/>
          <w:lang w:val="en-US" w:eastAsia="zh-CN"/>
        </w:rPr>
        <w:t xml:space="preserve"> </w:t>
      </w:r>
    </w:p>
    <w:p>
      <w:pPr>
        <w:pStyle w:val="40"/>
      </w:pPr>
      <w:r>
        <w:rPr>
          <w:rFonts w:hint="eastAsia"/>
        </w:rPr>
        <w:t>描述：将企业自有数据集导入到智算平台</w:t>
      </w:r>
    </w:p>
    <w:p>
      <w:pPr>
        <w:pStyle w:val="40"/>
      </w:pPr>
      <w:r>
        <w:rPr>
          <w:rFonts w:hint="eastAsia"/>
        </w:rPr>
        <w:t>能力要求如下：</w:t>
      </w:r>
    </w:p>
    <w:p>
      <w:pPr>
        <w:pStyle w:val="40"/>
        <w:numPr>
          <w:ilvl w:val="0"/>
          <w:numId w:val="38"/>
        </w:numPr>
        <w:ind w:firstLineChars="0"/>
        <w:rPr>
          <w:rFonts w:hAnsi="宋体"/>
        </w:rPr>
      </w:pPr>
      <w:r>
        <w:rPr>
          <w:rFonts w:hint="eastAsia" w:hAnsi="宋体"/>
        </w:rPr>
        <w:t>应支持</w:t>
      </w:r>
      <w:r>
        <w:rPr>
          <w:rFonts w:hint="eastAsia" w:hAnsi="宋体"/>
          <w:lang w:val="en-US" w:eastAsia="zh-CN"/>
        </w:rPr>
        <w:t>本地</w:t>
      </w:r>
      <w:r>
        <w:rPr>
          <w:rFonts w:hint="eastAsia"/>
        </w:rPr>
        <w:t>数据集</w:t>
      </w:r>
      <w:r>
        <w:rPr>
          <w:rFonts w:hint="eastAsia"/>
          <w:lang w:val="en-US" w:eastAsia="zh-CN"/>
        </w:rPr>
        <w:t>的</w:t>
      </w:r>
      <w:r>
        <w:rPr>
          <w:rFonts w:hint="eastAsia"/>
        </w:rPr>
        <w:t>导入</w:t>
      </w:r>
      <w:r>
        <w:rPr>
          <w:rFonts w:hint="eastAsia"/>
          <w:lang w:val="en-US" w:eastAsia="zh-CN"/>
        </w:rPr>
        <w:t>功能；</w:t>
      </w:r>
    </w:p>
    <w:p>
      <w:pPr>
        <w:pStyle w:val="40"/>
        <w:numPr>
          <w:ilvl w:val="0"/>
          <w:numId w:val="38"/>
        </w:numPr>
        <w:ind w:firstLineChars="0"/>
        <w:rPr>
          <w:rFonts w:hAnsi="宋体"/>
        </w:rPr>
      </w:pPr>
      <w:r>
        <w:rPr>
          <w:rFonts w:hint="eastAsia" w:hAnsi="宋体"/>
          <w:lang w:val="en-US" w:eastAsia="zh-CN"/>
        </w:rPr>
        <w:t>应支持外部存储数据导入功能；</w:t>
      </w:r>
    </w:p>
    <w:p>
      <w:pPr>
        <w:pStyle w:val="40"/>
        <w:numPr>
          <w:ilvl w:val="0"/>
          <w:numId w:val="38"/>
        </w:numPr>
        <w:ind w:firstLineChars="0"/>
        <w:rPr>
          <w:rFonts w:hAnsi="宋体"/>
        </w:rPr>
      </w:pPr>
      <w:r>
        <w:rPr>
          <w:rFonts w:hint="eastAsia" w:hAnsi="宋体"/>
        </w:rPr>
        <w:t>应支持</w:t>
      </w:r>
      <w:r>
        <w:rPr>
          <w:rFonts w:hint="eastAsia" w:hAnsi="宋体"/>
          <w:lang w:val="en-US" w:eastAsia="zh-CN"/>
        </w:rPr>
        <w:t>数据集的导出功能；</w:t>
      </w:r>
    </w:p>
    <w:p>
      <w:pPr>
        <w:pStyle w:val="40"/>
        <w:numPr>
          <w:ilvl w:val="0"/>
          <w:numId w:val="38"/>
        </w:numPr>
        <w:ind w:firstLineChars="0"/>
        <w:rPr>
          <w:rFonts w:hAnsi="宋体"/>
        </w:rPr>
      </w:pPr>
      <w:r>
        <w:rPr>
          <w:rFonts w:hint="eastAsia" w:hAnsi="宋体"/>
        </w:rPr>
        <w:t>应支持</w:t>
      </w:r>
      <w:r>
        <w:rPr>
          <w:rFonts w:hint="eastAsia" w:hAnsi="宋体"/>
          <w:lang w:val="en-US" w:eastAsia="zh-CN"/>
        </w:rPr>
        <w:t>数据集的修改功能。</w:t>
      </w:r>
    </w:p>
    <w:p>
      <w:pPr>
        <w:pStyle w:val="40"/>
        <w:numPr>
          <w:ilvl w:val="-1"/>
          <w:numId w:val="0"/>
        </w:numPr>
        <w:ind w:left="420" w:firstLine="0" w:firstLineChars="0"/>
        <w:rPr>
          <w:rFonts w:hAnsi="宋体"/>
        </w:rPr>
      </w:pPr>
    </w:p>
    <w:p>
      <w:pPr>
        <w:pStyle w:val="64"/>
        <w:numPr>
          <w:ilvl w:val="2"/>
          <w:numId w:val="4"/>
        </w:numPr>
        <w:spacing w:before="156" w:after="156"/>
        <w:outlineLvl w:val="3"/>
        <w:rPr>
          <w:rFonts w:hint="eastAsia" w:ascii="宋体" w:hAnsi="宋体" w:eastAsia="宋体"/>
          <w:lang w:val="en-US" w:eastAsia="zh-CN"/>
        </w:rPr>
      </w:pPr>
      <w:bookmarkStart w:id="229" w:name="_Toc6972"/>
      <w:bookmarkStart w:id="230" w:name="_Toc20247"/>
      <w:r>
        <w:rPr>
          <w:rFonts w:hint="eastAsia" w:ascii="宋体" w:hAnsi="宋体" w:eastAsia="宋体"/>
          <w:lang w:val="en-US" w:eastAsia="zh-CN"/>
        </w:rPr>
        <w:t>数据管理</w:t>
      </w:r>
      <w:bookmarkEnd w:id="229"/>
      <w:bookmarkEnd w:id="230"/>
      <w:r>
        <w:rPr>
          <w:rFonts w:hint="eastAsia" w:ascii="宋体" w:hAnsi="宋体" w:eastAsia="宋体"/>
          <w:lang w:val="en-US" w:eastAsia="zh-CN"/>
        </w:rPr>
        <w:t xml:space="preserve"> </w:t>
      </w:r>
    </w:p>
    <w:p>
      <w:pPr>
        <w:pStyle w:val="64"/>
        <w:numPr>
          <w:ilvl w:val="-1"/>
          <w:numId w:val="0"/>
        </w:numPr>
        <w:spacing w:before="156" w:after="156"/>
        <w:ind w:left="0" w:leftChars="0" w:firstLine="0" w:firstLineChars="0"/>
        <w:outlineLvl w:val="3"/>
        <w:rPr>
          <w:del w:id="19" w:author="韩思齐" w:date="2024-06-28T17:29:54Z"/>
        </w:rPr>
      </w:pPr>
    </w:p>
    <w:p>
      <w:pPr>
        <w:pStyle w:val="40"/>
      </w:pPr>
      <w:r>
        <w:rPr>
          <w:rFonts w:hint="eastAsia"/>
        </w:rPr>
        <w:t>描述：指</w:t>
      </w:r>
      <w:r>
        <w:rPr>
          <w:rFonts w:hint="eastAsia"/>
          <w:lang w:val="en-US" w:eastAsia="zh-CN"/>
        </w:rPr>
        <w:t>智算工程</w:t>
      </w:r>
      <w:r>
        <w:rPr>
          <w:rFonts w:hint="eastAsia"/>
        </w:rPr>
        <w:t>平台能提供的数据传输</w:t>
      </w:r>
      <w:r>
        <w:rPr>
          <w:rFonts w:hint="eastAsia"/>
          <w:lang w:eastAsia="zh-CN"/>
        </w:rPr>
        <w:t>、</w:t>
      </w:r>
      <w:r>
        <w:rPr>
          <w:rFonts w:hint="eastAsia"/>
        </w:rPr>
        <w:t>迁移</w:t>
      </w:r>
      <w:r>
        <w:rPr>
          <w:rFonts w:hint="eastAsia"/>
          <w:lang w:val="en-US" w:eastAsia="zh-CN"/>
        </w:rPr>
        <w:t>和管理</w:t>
      </w:r>
      <w:r>
        <w:rPr>
          <w:rFonts w:hint="eastAsia"/>
        </w:rPr>
        <w:t>的能力。</w:t>
      </w:r>
    </w:p>
    <w:p>
      <w:pPr>
        <w:pStyle w:val="40"/>
      </w:pPr>
      <w:r>
        <w:rPr>
          <w:rFonts w:hint="eastAsia"/>
        </w:rPr>
        <w:t>能力要求如下：</w:t>
      </w:r>
    </w:p>
    <w:p>
      <w:pPr>
        <w:pStyle w:val="40"/>
        <w:numPr>
          <w:ilvl w:val="0"/>
          <w:numId w:val="39"/>
        </w:numPr>
        <w:ind w:firstLineChars="0"/>
        <w:rPr>
          <w:rFonts w:hAnsi="宋体"/>
        </w:rPr>
      </w:pPr>
      <w:r>
        <w:rPr>
          <w:rFonts w:hint="eastAsia"/>
        </w:rPr>
        <w:t>应</w:t>
      </w:r>
      <w:r>
        <w:rPr>
          <w:rFonts w:hint="eastAsia" w:hAnsi="宋体"/>
        </w:rPr>
        <w:t>支持数据完整性校验；</w:t>
      </w:r>
    </w:p>
    <w:p>
      <w:pPr>
        <w:pStyle w:val="40"/>
        <w:numPr>
          <w:ilvl w:val="0"/>
          <w:numId w:val="39"/>
        </w:numPr>
        <w:ind w:firstLineChars="0"/>
        <w:rPr>
          <w:rFonts w:hAnsi="宋体"/>
        </w:rPr>
      </w:pPr>
      <w:r>
        <w:rPr>
          <w:rFonts w:hint="eastAsia"/>
        </w:rPr>
        <w:t>应</w:t>
      </w:r>
      <w:r>
        <w:rPr>
          <w:rFonts w:hint="eastAsia" w:hAnsi="宋体"/>
        </w:rPr>
        <w:t>支持下载非静态和非热点数据</w:t>
      </w:r>
      <w:r>
        <w:rPr>
          <w:rFonts w:hint="eastAsia" w:hAnsi="宋体"/>
          <w:lang w:eastAsia="zh-CN"/>
        </w:rPr>
        <w:t>；</w:t>
      </w:r>
    </w:p>
    <w:p>
      <w:pPr>
        <w:pStyle w:val="40"/>
        <w:numPr>
          <w:ilvl w:val="0"/>
          <w:numId w:val="39"/>
        </w:numPr>
        <w:ind w:firstLineChars="0"/>
        <w:rPr>
          <w:rFonts w:hAnsi="宋体"/>
        </w:rPr>
      </w:pPr>
      <w:r>
        <w:rPr>
          <w:rFonts w:hint="eastAsia"/>
        </w:rPr>
        <w:t>应</w:t>
      </w:r>
      <w:r>
        <w:rPr>
          <w:rFonts w:hint="eastAsia" w:hAnsi="宋体"/>
        </w:rPr>
        <w:t>支持</w:t>
      </w:r>
      <w:r>
        <w:rPr>
          <w:rFonts w:hint="eastAsia" w:hAnsi="宋体"/>
          <w:lang w:val="en-US" w:eastAsia="zh-CN"/>
        </w:rPr>
        <w:t>单个和</w:t>
      </w:r>
      <w:r>
        <w:rPr>
          <w:rFonts w:hint="eastAsia" w:hAnsi="宋体"/>
        </w:rPr>
        <w:t>多个文件数据上传以及大文件上传；</w:t>
      </w:r>
    </w:p>
    <w:p>
      <w:pPr>
        <w:pStyle w:val="40"/>
        <w:numPr>
          <w:ilvl w:val="0"/>
          <w:numId w:val="39"/>
        </w:numPr>
        <w:ind w:firstLineChars="0"/>
        <w:rPr>
          <w:rFonts w:hAnsi="宋体"/>
        </w:rPr>
      </w:pPr>
      <w:r>
        <w:rPr>
          <w:rFonts w:hint="eastAsia"/>
        </w:rPr>
        <w:t>应</w:t>
      </w:r>
      <w:r>
        <w:rPr>
          <w:rFonts w:hint="eastAsia" w:hAnsi="宋体"/>
        </w:rPr>
        <w:t>支持海量数据传输加速技术，如协议优化、链路优化或路径探测等；</w:t>
      </w:r>
    </w:p>
    <w:p>
      <w:pPr>
        <w:pStyle w:val="40"/>
        <w:numPr>
          <w:ilvl w:val="0"/>
          <w:numId w:val="39"/>
        </w:numPr>
        <w:ind w:firstLineChars="0"/>
        <w:rPr>
          <w:rFonts w:hAnsi="宋体"/>
        </w:rPr>
      </w:pPr>
      <w:r>
        <w:rPr>
          <w:rFonts w:hint="eastAsia"/>
        </w:rPr>
        <w:t>应</w:t>
      </w:r>
      <w:r>
        <w:rPr>
          <w:rFonts w:hint="eastAsia" w:hAnsi="宋体"/>
        </w:rPr>
        <w:t>支持数据传输过程中断点续传功能；</w:t>
      </w:r>
    </w:p>
    <w:p>
      <w:pPr>
        <w:pStyle w:val="40"/>
        <w:numPr>
          <w:ilvl w:val="0"/>
          <w:numId w:val="39"/>
        </w:numPr>
        <w:ind w:firstLineChars="0"/>
        <w:rPr>
          <w:rFonts w:hAnsi="宋体"/>
        </w:rPr>
      </w:pPr>
      <w:r>
        <w:rPr>
          <w:rFonts w:hint="eastAsia"/>
        </w:rPr>
        <w:t>应</w:t>
      </w:r>
      <w:r>
        <w:rPr>
          <w:rFonts w:hint="eastAsia" w:hAnsi="宋体"/>
        </w:rPr>
        <w:t>支持不同存储媒体之间的数据迁移；</w:t>
      </w:r>
    </w:p>
    <w:p>
      <w:pPr>
        <w:pStyle w:val="40"/>
        <w:numPr>
          <w:ilvl w:val="0"/>
          <w:numId w:val="39"/>
        </w:numPr>
        <w:ind w:firstLineChars="0"/>
        <w:rPr>
          <w:rFonts w:hAnsi="宋体"/>
        </w:rPr>
      </w:pPr>
      <w:r>
        <w:rPr>
          <w:rFonts w:hint="eastAsia"/>
        </w:rPr>
        <w:t>应</w:t>
      </w:r>
      <w:r>
        <w:rPr>
          <w:rFonts w:hint="eastAsia" w:hAnsi="宋体"/>
        </w:rPr>
        <w:t>支持线上线下多种途径把用户数据迁入/迁出</w:t>
      </w:r>
      <w:r>
        <w:rPr>
          <w:rFonts w:hint="eastAsia" w:hAnsi="宋体"/>
          <w:lang w:val="en-US" w:eastAsia="zh-CN"/>
        </w:rPr>
        <w:t>智算工程</w:t>
      </w:r>
      <w:r>
        <w:rPr>
          <w:rFonts w:hint="eastAsia" w:hAnsi="宋体"/>
        </w:rPr>
        <w:t>平台，如：线上途径包括专线</w:t>
      </w:r>
      <w:del w:id="20" w:author="韩思齐" w:date="2024-06-28T17:30:19Z">
        <w:r>
          <w:rPr>
            <w:rStyle w:val="62"/>
            <w:rFonts w:ascii="Calibri" w:hAnsi="Calibri" w:cs="宋体"/>
            <w:kern w:val="0"/>
          </w:rPr>
          <w:delText xml:space="preserve"> </w:delText>
        </w:r>
      </w:del>
      <w:r>
        <w:rPr>
          <w:rFonts w:hint="eastAsia" w:hAnsi="宋体"/>
        </w:rPr>
        <w:t>等；</w:t>
      </w:r>
      <w:r>
        <w:rPr>
          <w:rFonts w:hint="eastAsia" w:hAnsi="宋体"/>
          <w:lang w:val="en-US" w:eastAsia="zh-CN"/>
        </w:rPr>
        <w:t>线</w:t>
      </w:r>
      <w:r>
        <w:rPr>
          <w:rFonts w:hint="eastAsia" w:hAnsi="宋体"/>
        </w:rPr>
        <w:t>下途径包括盘柜迁移，实现TB级别的数据上云下云</w:t>
      </w:r>
      <w:r>
        <w:rPr>
          <w:rFonts w:hint="eastAsia" w:hAnsi="宋体"/>
          <w:lang w:eastAsia="zh-CN"/>
        </w:rPr>
        <w:t>；</w:t>
      </w:r>
    </w:p>
    <w:p>
      <w:pPr>
        <w:pStyle w:val="40"/>
        <w:numPr>
          <w:ilvl w:val="0"/>
          <w:numId w:val="39"/>
        </w:numPr>
        <w:ind w:firstLineChars="0"/>
      </w:pPr>
      <w:r>
        <w:rPr>
          <w:rFonts w:hint="eastAsia"/>
        </w:rPr>
        <w:t>应</w:t>
      </w:r>
      <w:r>
        <w:rPr>
          <w:rFonts w:hint="eastAsia" w:hAnsi="宋体"/>
        </w:rPr>
        <w:t>支持不同存储类型之间的自动数据迁移</w:t>
      </w:r>
      <w:r>
        <w:rPr>
          <w:rFonts w:hint="eastAsia" w:hAnsi="宋体"/>
          <w:lang w:eastAsia="zh-CN"/>
        </w:rPr>
        <w:t>。</w:t>
      </w:r>
    </w:p>
    <w:p>
      <w:pPr>
        <w:pStyle w:val="40"/>
        <w:numPr>
          <w:ilvl w:val="0"/>
          <w:numId w:val="0"/>
        </w:numPr>
        <w:ind w:left="420" w:leftChars="0"/>
      </w:pPr>
    </w:p>
    <w:p>
      <w:pPr>
        <w:pStyle w:val="64"/>
        <w:numPr>
          <w:ilvl w:val="2"/>
          <w:numId w:val="4"/>
        </w:numPr>
        <w:spacing w:before="156" w:after="156"/>
        <w:ind w:firstLineChars="200"/>
        <w:outlineLvl w:val="3"/>
        <w:rPr>
          <w:rFonts w:hint="eastAsia" w:ascii="宋体" w:hAnsi="宋体" w:eastAsia="宋体"/>
        </w:rPr>
      </w:pPr>
      <w:bookmarkStart w:id="231" w:name="_Toc29210"/>
      <w:bookmarkStart w:id="232" w:name="_Toc17692"/>
      <w:bookmarkStart w:id="233" w:name="_Toc28642"/>
      <w:bookmarkStart w:id="234" w:name="_Toc30446"/>
      <w:bookmarkStart w:id="235" w:name="_Toc24466"/>
      <w:r>
        <w:rPr>
          <w:rFonts w:hint="eastAsia" w:ascii="宋体" w:hAnsi="宋体" w:eastAsia="宋体"/>
        </w:rPr>
        <w:t>数据备份/恢复</w:t>
      </w:r>
      <w:bookmarkEnd w:id="231"/>
      <w:bookmarkEnd w:id="232"/>
      <w:bookmarkEnd w:id="233"/>
      <w:bookmarkEnd w:id="234"/>
      <w:bookmarkEnd w:id="235"/>
    </w:p>
    <w:p>
      <w:pPr>
        <w:pStyle w:val="40"/>
      </w:pPr>
      <w:r>
        <w:rPr>
          <w:rFonts w:hint="eastAsia"/>
        </w:rPr>
        <w:t>描述：指为了保障高可用，</w:t>
      </w:r>
      <w:r>
        <w:rPr>
          <w:rFonts w:hint="eastAsia"/>
          <w:lang w:val="en-US" w:eastAsia="zh-CN"/>
        </w:rPr>
        <w:t>智算工程</w:t>
      </w:r>
      <w:r>
        <w:rPr>
          <w:rFonts w:hint="eastAsia"/>
        </w:rPr>
        <w:t>平台提供的数据备份及数据恢复的能力。</w:t>
      </w:r>
    </w:p>
    <w:p>
      <w:pPr>
        <w:pStyle w:val="40"/>
      </w:pPr>
      <w:r>
        <w:rPr>
          <w:rFonts w:hint="eastAsia"/>
        </w:rPr>
        <w:t>能力要求如下：</w:t>
      </w:r>
    </w:p>
    <w:p>
      <w:pPr>
        <w:pStyle w:val="40"/>
        <w:numPr>
          <w:ilvl w:val="0"/>
          <w:numId w:val="40"/>
        </w:numPr>
        <w:ind w:firstLineChars="0"/>
        <w:rPr>
          <w:rFonts w:hAnsi="宋体"/>
        </w:rPr>
      </w:pPr>
      <w:r>
        <w:rPr>
          <w:rFonts w:hint="eastAsia"/>
        </w:rPr>
        <w:t>应</w:t>
      </w:r>
      <w:r>
        <w:rPr>
          <w:rFonts w:hint="eastAsia" w:hAnsi="宋体"/>
        </w:rPr>
        <w:t>支持用户作业数据手动备份；</w:t>
      </w:r>
    </w:p>
    <w:p>
      <w:pPr>
        <w:pStyle w:val="40"/>
        <w:numPr>
          <w:ilvl w:val="0"/>
          <w:numId w:val="40"/>
        </w:numPr>
        <w:ind w:firstLineChars="0"/>
        <w:rPr>
          <w:rFonts w:hAnsi="宋体"/>
        </w:rPr>
      </w:pPr>
      <w:r>
        <w:rPr>
          <w:rFonts w:hint="eastAsia"/>
        </w:rPr>
        <w:t>应</w:t>
      </w:r>
      <w:r>
        <w:rPr>
          <w:rFonts w:hint="eastAsia" w:hAnsi="宋体"/>
        </w:rPr>
        <w:t>支持数据全量备份；</w:t>
      </w:r>
    </w:p>
    <w:p>
      <w:pPr>
        <w:pStyle w:val="40"/>
        <w:numPr>
          <w:ilvl w:val="0"/>
          <w:numId w:val="40"/>
        </w:numPr>
        <w:ind w:firstLineChars="0"/>
        <w:rPr>
          <w:rFonts w:hAnsi="宋体"/>
        </w:rPr>
      </w:pPr>
      <w:r>
        <w:rPr>
          <w:rFonts w:hint="eastAsia"/>
        </w:rPr>
        <w:t>应</w:t>
      </w:r>
      <w:r>
        <w:rPr>
          <w:rFonts w:hint="eastAsia" w:hAnsi="宋体"/>
        </w:rPr>
        <w:t>支持数据增量备份</w:t>
      </w:r>
      <w:r>
        <w:rPr>
          <w:rFonts w:hint="eastAsia" w:hAnsi="宋体"/>
          <w:lang w:eastAsia="zh-CN"/>
        </w:rPr>
        <w:t>；</w:t>
      </w:r>
    </w:p>
    <w:p>
      <w:pPr>
        <w:pStyle w:val="40"/>
        <w:numPr>
          <w:ilvl w:val="0"/>
          <w:numId w:val="40"/>
        </w:numPr>
        <w:ind w:firstLineChars="0"/>
        <w:rPr>
          <w:rFonts w:hAnsi="宋体"/>
        </w:rPr>
      </w:pPr>
      <w:r>
        <w:rPr>
          <w:rFonts w:hint="eastAsia"/>
        </w:rPr>
        <w:t>应</w:t>
      </w:r>
      <w:r>
        <w:rPr>
          <w:rFonts w:hint="eastAsia" w:hAnsi="宋体"/>
        </w:rPr>
        <w:t>支持用户作业按时间点恢复；</w:t>
      </w:r>
    </w:p>
    <w:p>
      <w:pPr>
        <w:pStyle w:val="40"/>
        <w:numPr>
          <w:ilvl w:val="0"/>
          <w:numId w:val="40"/>
        </w:numPr>
        <w:ind w:firstLineChars="0"/>
        <w:rPr>
          <w:rFonts w:hAnsi="宋体"/>
        </w:rPr>
      </w:pPr>
      <w:r>
        <w:rPr>
          <w:rFonts w:hint="eastAsia"/>
        </w:rPr>
        <w:t>应</w:t>
      </w:r>
      <w:r>
        <w:rPr>
          <w:rFonts w:hint="eastAsia" w:hAnsi="宋体"/>
        </w:rPr>
        <w:t>支持无代理备份，备份时不占用计算集群资源；</w:t>
      </w:r>
    </w:p>
    <w:p>
      <w:pPr>
        <w:pStyle w:val="40"/>
        <w:numPr>
          <w:ilvl w:val="0"/>
          <w:numId w:val="40"/>
        </w:numPr>
        <w:ind w:firstLineChars="0"/>
        <w:rPr>
          <w:rFonts w:hAnsi="宋体"/>
        </w:rPr>
      </w:pPr>
      <w:r>
        <w:rPr>
          <w:rFonts w:hint="eastAsia"/>
        </w:rPr>
        <w:t>应</w:t>
      </w:r>
      <w:r>
        <w:rPr>
          <w:rFonts w:hint="eastAsia" w:hAnsi="宋体"/>
        </w:rPr>
        <w:t>支持将原始数据和处理后的数据增量备份或合成备份</w:t>
      </w:r>
      <w:r>
        <w:rPr>
          <w:rFonts w:hint="eastAsia" w:hAnsi="宋体"/>
          <w:lang w:eastAsia="zh-CN"/>
        </w:rPr>
        <w:t>；</w:t>
      </w:r>
    </w:p>
    <w:p>
      <w:pPr>
        <w:pStyle w:val="40"/>
        <w:numPr>
          <w:ilvl w:val="0"/>
          <w:numId w:val="40"/>
        </w:numPr>
        <w:ind w:firstLineChars="0"/>
        <w:rPr>
          <w:rFonts w:hAnsi="宋体"/>
        </w:rPr>
      </w:pPr>
      <w:r>
        <w:rPr>
          <w:rFonts w:hint="eastAsia"/>
        </w:rPr>
        <w:t>应</w:t>
      </w:r>
      <w:r>
        <w:rPr>
          <w:rFonts w:hint="eastAsia" w:hAnsi="宋体"/>
        </w:rPr>
        <w:t>支持重删压缩</w:t>
      </w:r>
      <w:r>
        <w:rPr>
          <w:rFonts w:hint="eastAsia" w:hAnsi="宋体"/>
          <w:lang w:eastAsia="zh-CN"/>
        </w:rPr>
        <w:t>；</w:t>
      </w:r>
    </w:p>
    <w:p>
      <w:pPr>
        <w:pStyle w:val="40"/>
        <w:numPr>
          <w:ilvl w:val="0"/>
          <w:numId w:val="40"/>
        </w:numPr>
        <w:ind w:firstLineChars="0"/>
        <w:rPr>
          <w:rFonts w:hAnsi="宋体"/>
        </w:rPr>
      </w:pPr>
      <w:r>
        <w:rPr>
          <w:rFonts w:hint="eastAsia"/>
        </w:rPr>
        <w:t>应</w:t>
      </w:r>
      <w:r>
        <w:rPr>
          <w:rFonts w:hint="eastAsia" w:hAnsi="宋体"/>
        </w:rPr>
        <w:t>支持用户作业数据自动备份；</w:t>
      </w:r>
    </w:p>
    <w:p>
      <w:pPr>
        <w:pStyle w:val="40"/>
        <w:numPr>
          <w:ilvl w:val="0"/>
          <w:numId w:val="40"/>
        </w:numPr>
        <w:ind w:firstLineChars="0"/>
        <w:rPr>
          <w:rFonts w:hAnsi="宋体"/>
        </w:rPr>
      </w:pPr>
      <w:r>
        <w:rPr>
          <w:rFonts w:hint="eastAsia"/>
        </w:rPr>
        <w:t>应</w:t>
      </w:r>
      <w:r>
        <w:rPr>
          <w:rFonts w:hint="eastAsia" w:hAnsi="宋体"/>
        </w:rPr>
        <w:t>支持配置周期性备份策略；</w:t>
      </w:r>
    </w:p>
    <w:p>
      <w:pPr>
        <w:pStyle w:val="40"/>
        <w:numPr>
          <w:ilvl w:val="0"/>
          <w:numId w:val="40"/>
        </w:numPr>
        <w:ind w:firstLineChars="0"/>
        <w:rPr>
          <w:rFonts w:hAnsi="宋体"/>
        </w:rPr>
      </w:pPr>
      <w:r>
        <w:rPr>
          <w:rFonts w:hint="eastAsia"/>
        </w:rPr>
        <w:t>应</w:t>
      </w:r>
      <w:r>
        <w:rPr>
          <w:rFonts w:hint="eastAsia" w:hAnsi="宋体"/>
        </w:rPr>
        <w:t>支持配置备份保存时间和自动清理规则。</w:t>
      </w:r>
    </w:p>
    <w:p>
      <w:pPr>
        <w:pStyle w:val="40"/>
        <w:ind w:firstLineChars="0"/>
        <w:rPr>
          <w:rFonts w:hAnsi="宋体"/>
        </w:rPr>
      </w:pPr>
    </w:p>
    <w:p>
      <w:pPr>
        <w:pStyle w:val="64"/>
        <w:numPr>
          <w:ilvl w:val="2"/>
          <w:numId w:val="4"/>
        </w:numPr>
        <w:spacing w:before="156" w:after="156"/>
        <w:outlineLvl w:val="3"/>
        <w:rPr>
          <w:rFonts w:hint="eastAsia" w:ascii="宋体" w:hAnsi="宋体" w:eastAsia="宋体"/>
          <w:lang w:val="en-US" w:eastAsia="zh-CN"/>
        </w:rPr>
      </w:pPr>
      <w:bookmarkStart w:id="236" w:name="_Toc8866"/>
      <w:bookmarkStart w:id="237" w:name="_Toc2693"/>
      <w:bookmarkStart w:id="238" w:name="_Toc23197"/>
      <w:bookmarkStart w:id="239" w:name="_Toc27972"/>
      <w:bookmarkStart w:id="240" w:name="_Toc16993"/>
      <w:bookmarkStart w:id="241" w:name="_Toc11418"/>
      <w:r>
        <w:rPr>
          <w:rFonts w:hint="eastAsia" w:ascii="宋体" w:hAnsi="宋体" w:eastAsia="宋体"/>
          <w:lang w:val="en-US" w:eastAsia="zh-CN"/>
        </w:rPr>
        <w:t>数据标注</w:t>
      </w:r>
      <w:bookmarkEnd w:id="236"/>
      <w:bookmarkEnd w:id="237"/>
      <w:bookmarkEnd w:id="238"/>
      <w:bookmarkEnd w:id="239"/>
      <w:bookmarkEnd w:id="240"/>
      <w:bookmarkEnd w:id="241"/>
    </w:p>
    <w:p>
      <w:pPr>
        <w:pStyle w:val="40"/>
        <w:spacing w:line="360" w:lineRule="auto"/>
        <w:rPr>
          <w:rFonts w:hint="eastAsia" w:hAnsi="宋体" w:eastAsia="宋体"/>
          <w:lang w:eastAsia="zh-CN"/>
        </w:rPr>
      </w:pPr>
      <w:r>
        <w:rPr>
          <w:rFonts w:hint="eastAsia" w:hAnsi="宋体"/>
        </w:rPr>
        <w:t>描述：</w:t>
      </w:r>
      <w:r>
        <w:rPr>
          <w:rFonts w:hAnsi="宋体"/>
        </w:rPr>
        <w:t xml:space="preserve"> </w:t>
      </w:r>
      <w:r>
        <w:rPr>
          <w:rFonts w:hint="eastAsia" w:hAnsi="宋体"/>
        </w:rPr>
        <w:t>通过人工和自动化工具为各种类型的数据（如图像、视频、文本和音频）添加精确的标签或注释，以供建立有效的训练数据集。应支持针对大模型的数据标注能力</w:t>
      </w:r>
      <w:r>
        <w:rPr>
          <w:rFonts w:hint="eastAsia" w:hAnsi="宋体"/>
          <w:lang w:eastAsia="zh-CN"/>
        </w:rPr>
        <w:t>。</w:t>
      </w:r>
    </w:p>
    <w:p>
      <w:pPr>
        <w:pStyle w:val="40"/>
        <w:rPr>
          <w:rFonts w:hAnsi="宋体"/>
        </w:rPr>
      </w:pPr>
      <w:r>
        <w:rPr>
          <w:rFonts w:hint="eastAsia" w:hAnsi="宋体"/>
        </w:rPr>
        <w:t>能力要求如下：</w:t>
      </w:r>
    </w:p>
    <w:p>
      <w:pPr>
        <w:pStyle w:val="40"/>
        <w:numPr>
          <w:ilvl w:val="0"/>
          <w:numId w:val="41"/>
        </w:numPr>
        <w:ind w:firstLineChars="0"/>
        <w:rPr>
          <w:rFonts w:hAnsi="宋体"/>
        </w:rPr>
      </w:pPr>
      <w:r>
        <w:rPr>
          <w:rFonts w:hint="eastAsia" w:hAnsi="宋体"/>
        </w:rPr>
        <w:t>应支持</w:t>
      </w:r>
      <w:r>
        <w:rPr>
          <w:rFonts w:hint="eastAsia" w:hAnsi="宋体"/>
          <w:lang w:val="en-US" w:eastAsia="zh-CN"/>
        </w:rPr>
        <w:t>不同</w:t>
      </w:r>
      <w:r>
        <w:rPr>
          <w:rFonts w:hint="eastAsia" w:hAnsi="宋体"/>
        </w:rPr>
        <w:t>类型数据</w:t>
      </w:r>
      <w:r>
        <w:rPr>
          <w:rFonts w:hint="eastAsia" w:hAnsi="宋体"/>
          <w:lang w:val="en-US" w:eastAsia="zh-CN"/>
        </w:rPr>
        <w:t>的</w:t>
      </w:r>
      <w:r>
        <w:rPr>
          <w:rFonts w:hint="eastAsia" w:hAnsi="宋体"/>
        </w:rPr>
        <w:t>标注</w:t>
      </w:r>
      <w:r>
        <w:rPr>
          <w:rFonts w:hint="eastAsia" w:hAnsi="宋体"/>
          <w:lang w:val="en-US" w:eastAsia="zh-CN"/>
        </w:rPr>
        <w:t>能力</w:t>
      </w:r>
      <w:r>
        <w:rPr>
          <w:rFonts w:hint="eastAsia" w:hAnsi="宋体"/>
        </w:rPr>
        <w:t>，如</w:t>
      </w:r>
      <w:r>
        <w:rPr>
          <w:rFonts w:hint="eastAsia" w:hAnsi="宋体"/>
          <w:lang w:val="en-US" w:eastAsia="zh-CN"/>
        </w:rPr>
        <w:t>对</w:t>
      </w:r>
      <w:r>
        <w:rPr>
          <w:rFonts w:hint="eastAsia" w:hAnsi="宋体"/>
        </w:rPr>
        <w:t>文本、图像、</w:t>
      </w:r>
      <w:r>
        <w:rPr>
          <w:rFonts w:hint="eastAsia" w:hAnsi="宋体"/>
          <w:lang w:val="en-US" w:eastAsia="zh-CN"/>
        </w:rPr>
        <w:t>音频和</w:t>
      </w:r>
      <w:r>
        <w:rPr>
          <w:rFonts w:hint="eastAsia" w:hAnsi="宋体"/>
        </w:rPr>
        <w:t>视频</w:t>
      </w:r>
      <w:r>
        <w:rPr>
          <w:rFonts w:hint="eastAsia" w:hAnsi="宋体"/>
          <w:lang w:val="en-US" w:eastAsia="zh-CN"/>
        </w:rPr>
        <w:t>等标注，应支持多模态的混合标注；</w:t>
      </w:r>
    </w:p>
    <w:p>
      <w:pPr>
        <w:pStyle w:val="40"/>
        <w:numPr>
          <w:ilvl w:val="0"/>
          <w:numId w:val="41"/>
        </w:numPr>
        <w:ind w:firstLineChars="0"/>
        <w:rPr>
          <w:rFonts w:hAnsi="宋体"/>
        </w:rPr>
      </w:pPr>
      <w:r>
        <w:rPr>
          <w:rFonts w:hint="eastAsia" w:hAnsi="宋体"/>
        </w:rPr>
        <w:t>应</w:t>
      </w:r>
      <w:r>
        <w:rPr>
          <w:rFonts w:hint="eastAsia" w:hAnsi="宋体"/>
          <w:lang w:val="en-US" w:eastAsia="zh-CN"/>
        </w:rPr>
        <w:t>支持</w:t>
      </w:r>
      <w:r>
        <w:rPr>
          <w:rFonts w:hint="eastAsia" w:hAnsi="宋体"/>
        </w:rPr>
        <w:t>针对特定数据类型的标注工具，如图像分割、对象识别、情感分析等；</w:t>
      </w:r>
    </w:p>
    <w:p>
      <w:pPr>
        <w:pStyle w:val="40"/>
        <w:numPr>
          <w:ilvl w:val="0"/>
          <w:numId w:val="41"/>
        </w:numPr>
        <w:ind w:firstLineChars="0"/>
        <w:rPr>
          <w:rFonts w:hAnsi="宋体"/>
        </w:rPr>
      </w:pPr>
      <w:r>
        <w:rPr>
          <w:rFonts w:hint="eastAsia" w:hAnsi="宋体"/>
        </w:rPr>
        <w:t>应支持</w:t>
      </w:r>
      <w:r>
        <w:rPr>
          <w:rFonts w:hint="eastAsia" w:hAnsi="宋体"/>
          <w:lang w:val="en-US" w:eastAsia="zh-CN"/>
        </w:rPr>
        <w:t>不同类型的</w:t>
      </w:r>
      <w:r>
        <w:rPr>
          <w:rFonts w:hint="eastAsia" w:hAnsi="宋体"/>
        </w:rPr>
        <w:t>数据标注方式，如人工标注、自动标注、多方协同数据标注</w:t>
      </w:r>
      <w:r>
        <w:rPr>
          <w:rFonts w:hint="eastAsia" w:hAnsi="宋体"/>
          <w:lang w:val="en-US" w:eastAsia="zh-CN"/>
        </w:rPr>
        <w:t>等；</w:t>
      </w:r>
    </w:p>
    <w:p>
      <w:pPr>
        <w:pStyle w:val="40"/>
        <w:numPr>
          <w:ilvl w:val="0"/>
          <w:numId w:val="41"/>
        </w:numPr>
        <w:ind w:firstLineChars="0"/>
        <w:rPr>
          <w:rFonts w:hAnsi="宋体"/>
        </w:rPr>
      </w:pPr>
      <w:r>
        <w:rPr>
          <w:rFonts w:hint="eastAsia" w:hAnsi="宋体"/>
        </w:rPr>
        <w:t>应支持指令微调数据标注</w:t>
      </w:r>
      <w:r>
        <w:rPr>
          <w:rFonts w:hint="eastAsia" w:hAnsi="宋体"/>
          <w:lang w:eastAsia="zh-CN"/>
        </w:rPr>
        <w:t>；</w:t>
      </w:r>
    </w:p>
    <w:p>
      <w:pPr>
        <w:pStyle w:val="40"/>
        <w:numPr>
          <w:ilvl w:val="0"/>
          <w:numId w:val="41"/>
        </w:numPr>
        <w:ind w:firstLineChars="0"/>
        <w:rPr>
          <w:rFonts w:hAnsi="宋体"/>
        </w:rPr>
      </w:pPr>
      <w:r>
        <w:rPr>
          <w:rFonts w:hint="eastAsia" w:hAnsi="宋体"/>
        </w:rPr>
        <w:t>应支持</w:t>
      </w:r>
      <w:commentRangeStart w:id="8"/>
      <w:r>
        <w:rPr>
          <w:rFonts w:hint="eastAsia" w:hAnsi="宋体"/>
        </w:rPr>
        <w:t>Q&amp;A</w:t>
      </w:r>
      <w:commentRangeEnd w:id="8"/>
      <w:r>
        <w:commentReference w:id="8"/>
      </w:r>
      <w:r>
        <w:rPr>
          <w:rFonts w:hint="eastAsia" w:hAnsi="宋体"/>
        </w:rPr>
        <w:t>对数据标注</w:t>
      </w:r>
      <w:r>
        <w:rPr>
          <w:rFonts w:hint="eastAsia" w:hAnsi="宋体"/>
          <w:lang w:eastAsia="zh-CN"/>
        </w:rPr>
        <w:t>；</w:t>
      </w:r>
    </w:p>
    <w:p>
      <w:pPr>
        <w:pStyle w:val="40"/>
        <w:numPr>
          <w:ilvl w:val="0"/>
          <w:numId w:val="41"/>
        </w:numPr>
        <w:ind w:firstLineChars="0"/>
        <w:rPr>
          <w:rFonts w:hAnsi="宋体"/>
        </w:rPr>
      </w:pPr>
      <w:r>
        <w:rPr>
          <w:rFonts w:hint="eastAsia" w:hAnsi="宋体"/>
        </w:rPr>
        <w:t>应支持强化学习排序数据标注</w:t>
      </w:r>
      <w:r>
        <w:rPr>
          <w:rFonts w:hint="eastAsia" w:hAnsi="宋体"/>
          <w:lang w:eastAsia="zh-CN"/>
        </w:rPr>
        <w:t>；</w:t>
      </w:r>
    </w:p>
    <w:p>
      <w:pPr>
        <w:pStyle w:val="40"/>
        <w:numPr>
          <w:ilvl w:val="0"/>
          <w:numId w:val="41"/>
        </w:numPr>
        <w:ind w:firstLineChars="0"/>
        <w:rPr>
          <w:rFonts w:hAnsi="宋体"/>
        </w:rPr>
      </w:pPr>
      <w:r>
        <w:rPr>
          <w:rFonts w:hint="eastAsia" w:hAnsi="宋体"/>
        </w:rPr>
        <w:t>应支持丰富的标注内容组件以及预置的标注模板</w:t>
      </w:r>
      <w:r>
        <w:rPr>
          <w:rFonts w:hint="eastAsia" w:hAnsi="宋体"/>
          <w:lang w:eastAsia="zh-CN"/>
        </w:rPr>
        <w:t>。</w:t>
      </w:r>
    </w:p>
    <w:p>
      <w:pPr>
        <w:pStyle w:val="64"/>
        <w:numPr>
          <w:ilvl w:val="2"/>
          <w:numId w:val="4"/>
        </w:numPr>
        <w:spacing w:before="156" w:after="156"/>
        <w:outlineLvl w:val="3"/>
        <w:rPr>
          <w:rFonts w:hint="eastAsia" w:ascii="宋体" w:hAnsi="宋体" w:eastAsia="宋体"/>
          <w:lang w:val="en-US" w:eastAsia="zh-CN"/>
        </w:rPr>
      </w:pPr>
      <w:bookmarkStart w:id="242" w:name="_Toc7760"/>
      <w:bookmarkStart w:id="243" w:name="_Toc9113"/>
      <w:bookmarkStart w:id="244" w:name="_Toc1688"/>
      <w:bookmarkStart w:id="245" w:name="_Toc25887"/>
      <w:bookmarkStart w:id="246" w:name="_Toc5403"/>
      <w:bookmarkStart w:id="247" w:name="_Toc7633"/>
      <w:r>
        <w:rPr>
          <w:rFonts w:hint="eastAsia" w:ascii="宋体" w:hAnsi="宋体" w:eastAsia="宋体"/>
          <w:lang w:val="en-US" w:eastAsia="zh-CN"/>
        </w:rPr>
        <w:t>数据处理</w:t>
      </w:r>
      <w:bookmarkEnd w:id="242"/>
      <w:bookmarkEnd w:id="243"/>
      <w:bookmarkEnd w:id="244"/>
      <w:bookmarkEnd w:id="245"/>
      <w:bookmarkEnd w:id="246"/>
      <w:bookmarkEnd w:id="247"/>
    </w:p>
    <w:p>
      <w:pPr>
        <w:pStyle w:val="40"/>
        <w:spacing w:line="360" w:lineRule="auto"/>
        <w:rPr>
          <w:rFonts w:hint="eastAsia" w:hAnsi="宋体" w:eastAsia="宋体"/>
          <w:lang w:eastAsia="zh-CN"/>
        </w:rPr>
      </w:pPr>
      <w:r>
        <w:rPr>
          <w:rFonts w:hint="eastAsia" w:hAnsi="宋体"/>
        </w:rPr>
        <w:t>描述：支持对导入平台的数据进行数据分析和清洗</w:t>
      </w:r>
      <w:r>
        <w:rPr>
          <w:rFonts w:hint="eastAsia" w:hAnsi="宋体"/>
          <w:lang w:eastAsia="zh-CN"/>
        </w:rPr>
        <w:t>。</w:t>
      </w:r>
    </w:p>
    <w:p>
      <w:pPr>
        <w:pStyle w:val="40"/>
        <w:rPr>
          <w:rFonts w:hAnsi="宋体"/>
        </w:rPr>
      </w:pPr>
      <w:r>
        <w:rPr>
          <w:rFonts w:hint="eastAsia" w:hAnsi="宋体"/>
        </w:rPr>
        <w:t>能力要求如下：</w:t>
      </w:r>
    </w:p>
    <w:p>
      <w:pPr>
        <w:pStyle w:val="40"/>
        <w:numPr>
          <w:ilvl w:val="0"/>
          <w:numId w:val="42"/>
        </w:numPr>
        <w:ind w:firstLineChars="0"/>
        <w:rPr>
          <w:rFonts w:hAnsi="宋体"/>
        </w:rPr>
      </w:pPr>
      <w:r>
        <w:rPr>
          <w:rFonts w:hint="eastAsia" w:hAnsi="宋体"/>
        </w:rPr>
        <w:t>应支持数据去重</w:t>
      </w:r>
      <w:r>
        <w:rPr>
          <w:rFonts w:hint="eastAsia" w:hAnsi="宋体"/>
          <w:lang w:eastAsia="zh-CN"/>
        </w:rPr>
        <w:t>，</w:t>
      </w:r>
      <w:r>
        <w:rPr>
          <w:rFonts w:hint="eastAsia" w:hAnsi="宋体"/>
          <w:lang w:val="en-US" w:eastAsia="zh-CN"/>
        </w:rPr>
        <w:t>数据缩减</w:t>
      </w:r>
      <w:r>
        <w:rPr>
          <w:rFonts w:hint="eastAsia" w:hAnsi="宋体"/>
          <w:lang w:eastAsia="zh-CN"/>
        </w:rPr>
        <w:t>；</w:t>
      </w:r>
    </w:p>
    <w:p>
      <w:pPr>
        <w:pStyle w:val="40"/>
        <w:numPr>
          <w:ilvl w:val="0"/>
          <w:numId w:val="42"/>
        </w:numPr>
        <w:ind w:firstLineChars="0"/>
        <w:rPr>
          <w:rFonts w:hAnsi="宋体"/>
        </w:rPr>
      </w:pPr>
      <w:r>
        <w:rPr>
          <w:rFonts w:hint="eastAsia" w:hAnsi="宋体"/>
        </w:rPr>
        <w:t>应支持直接启动IDE进行数据分析工作</w:t>
      </w:r>
      <w:r>
        <w:rPr>
          <w:rFonts w:hint="eastAsia" w:hAnsi="宋体"/>
          <w:lang w:eastAsia="zh-CN"/>
        </w:rPr>
        <w:t>；</w:t>
      </w:r>
    </w:p>
    <w:p>
      <w:pPr>
        <w:pStyle w:val="40"/>
        <w:numPr>
          <w:ilvl w:val="0"/>
          <w:numId w:val="42"/>
        </w:numPr>
        <w:ind w:firstLineChars="0"/>
        <w:rPr>
          <w:rFonts w:hAnsi="宋体"/>
        </w:rPr>
      </w:pPr>
      <w:r>
        <w:rPr>
          <w:rFonts w:hint="eastAsia" w:hAnsi="宋体"/>
        </w:rPr>
        <w:t>应支持数据统计分析，包括离散值特征分析、经验概率密度图、箱线图、散点图、洛伦兹曲线等分布统计方法</w:t>
      </w:r>
      <w:r>
        <w:rPr>
          <w:rFonts w:hint="eastAsia" w:hAnsi="宋体"/>
          <w:lang w:eastAsia="zh-CN"/>
        </w:rPr>
        <w:t>；</w:t>
      </w:r>
    </w:p>
    <w:p>
      <w:pPr>
        <w:pStyle w:val="40"/>
        <w:numPr>
          <w:ilvl w:val="0"/>
          <w:numId w:val="42"/>
        </w:numPr>
        <w:ind w:firstLineChars="0"/>
        <w:rPr>
          <w:rFonts w:hAnsi="宋体"/>
        </w:rPr>
      </w:pPr>
      <w:r>
        <w:rPr>
          <w:rFonts w:hint="eastAsia" w:hAnsi="宋体"/>
        </w:rPr>
        <w:t>应支持应支持直接启动IDE进行数据可视化工作</w:t>
      </w:r>
      <w:r>
        <w:rPr>
          <w:rFonts w:hint="eastAsia" w:hAnsi="宋体"/>
          <w:lang w:eastAsia="zh-CN"/>
        </w:rPr>
        <w:t>；</w:t>
      </w:r>
    </w:p>
    <w:p>
      <w:pPr>
        <w:pStyle w:val="40"/>
        <w:numPr>
          <w:ilvl w:val="-1"/>
          <w:numId w:val="0"/>
        </w:numPr>
        <w:ind w:left="0" w:firstLine="0" w:firstLineChars="0"/>
        <w:rPr>
          <w:rFonts w:hint="eastAsia" w:hAnsi="宋体"/>
        </w:rPr>
      </w:pPr>
      <w:r>
        <w:rPr>
          <w:rFonts w:hint="eastAsia" w:hAnsi="宋体"/>
          <w:lang w:val="en-US" w:eastAsia="zh-CN"/>
        </w:rPr>
        <w:t xml:space="preserve">    e) 应支持</w:t>
      </w:r>
      <w:r>
        <w:rPr>
          <w:rFonts w:hint="eastAsia" w:hAnsi="宋体"/>
        </w:rPr>
        <w:t>数据清洗</w:t>
      </w:r>
      <w:r>
        <w:rPr>
          <w:rFonts w:hint="eastAsia" w:hAnsi="宋体"/>
          <w:lang w:val="en-US" w:eastAsia="zh-CN"/>
        </w:rPr>
        <w:t>用于</w:t>
      </w:r>
      <w:r>
        <w:rPr>
          <w:rFonts w:hint="eastAsia" w:hAnsi="宋体"/>
        </w:rPr>
        <w:t>去除脏数据、去除敏感数据</w:t>
      </w:r>
      <w:r>
        <w:rPr>
          <w:rFonts w:hint="eastAsia" w:hAnsi="宋体"/>
          <w:lang w:val="en-US" w:eastAsia="zh-CN"/>
        </w:rPr>
        <w:t>等</w:t>
      </w:r>
      <w:r>
        <w:rPr>
          <w:rFonts w:hint="eastAsia" w:hAnsi="宋体"/>
        </w:rPr>
        <w:t>；</w:t>
      </w:r>
    </w:p>
    <w:p>
      <w:pPr>
        <w:pStyle w:val="40"/>
        <w:numPr>
          <w:ilvl w:val="-1"/>
          <w:numId w:val="0"/>
        </w:numPr>
        <w:ind w:left="420" w:firstLine="0" w:firstLineChars="0"/>
        <w:rPr>
          <w:rFonts w:hint="eastAsia" w:hAnsi="宋体" w:eastAsia="宋体"/>
          <w:lang w:eastAsia="zh-CN"/>
        </w:rPr>
      </w:pPr>
      <w:r>
        <w:rPr>
          <w:rFonts w:hint="eastAsia" w:hAnsi="宋体"/>
          <w:lang w:val="en-US" w:eastAsia="zh-CN"/>
        </w:rPr>
        <w:t>f) 应支持</w:t>
      </w:r>
      <w:r>
        <w:rPr>
          <w:rFonts w:hint="eastAsia" w:hAnsi="宋体"/>
        </w:rPr>
        <w:t>数据增强（主要包含，1、数据合成、扩展；2、图像增强、3、过滤低质量数据样本）</w:t>
      </w:r>
      <w:r>
        <w:rPr>
          <w:rFonts w:hint="eastAsia" w:hAnsi="宋体"/>
          <w:lang w:eastAsia="zh-CN"/>
        </w:rPr>
        <w:t>。</w:t>
      </w:r>
    </w:p>
    <w:p>
      <w:pPr>
        <w:pStyle w:val="40"/>
        <w:ind w:left="780" w:firstLine="0" w:firstLineChars="0"/>
        <w:rPr>
          <w:rFonts w:hAnsi="宋体"/>
        </w:rPr>
      </w:pPr>
    </w:p>
    <w:p>
      <w:pPr>
        <w:pStyle w:val="64"/>
        <w:spacing w:before="156" w:after="156"/>
        <w:rPr>
          <w:rFonts w:hAnsi="宋体"/>
        </w:rPr>
      </w:pPr>
      <w:bookmarkStart w:id="248" w:name="_Toc21207"/>
      <w:bookmarkStart w:id="249" w:name="_Toc31546"/>
      <w:bookmarkStart w:id="250" w:name="_Toc3759"/>
      <w:bookmarkStart w:id="251" w:name="_Toc17296"/>
      <w:bookmarkStart w:id="252" w:name="_Toc8701"/>
      <w:bookmarkStart w:id="253" w:name="_Toc22345"/>
      <w:r>
        <w:rPr>
          <w:rFonts w:hint="eastAsia" w:ascii="Times New Roman" w:hAnsi="Times New Roman"/>
        </w:rPr>
        <w:t>模型开发训练</w:t>
      </w:r>
      <w:r>
        <w:rPr>
          <w:rFonts w:hint="eastAsia" w:ascii="Times New Roman" w:hAnsi="Times New Roman"/>
          <w:lang w:val="en-US" w:eastAsia="zh-CN"/>
        </w:rPr>
        <w:t>服务</w:t>
      </w:r>
      <w:r>
        <w:rPr>
          <w:rFonts w:hint="eastAsia" w:ascii="Times New Roman" w:hAnsi="Times New Roman"/>
        </w:rPr>
        <w:t>能力要求</w:t>
      </w:r>
      <w:bookmarkEnd w:id="248"/>
      <w:bookmarkEnd w:id="249"/>
      <w:bookmarkEnd w:id="250"/>
      <w:bookmarkEnd w:id="251"/>
      <w:bookmarkEnd w:id="252"/>
      <w:bookmarkEnd w:id="253"/>
    </w:p>
    <w:p>
      <w:pPr>
        <w:pStyle w:val="64"/>
        <w:numPr>
          <w:ilvl w:val="2"/>
          <w:numId w:val="4"/>
        </w:numPr>
        <w:spacing w:before="156" w:after="156"/>
        <w:outlineLvl w:val="3"/>
        <w:rPr>
          <w:rFonts w:hint="eastAsia" w:ascii="宋体" w:hAnsi="宋体" w:eastAsia="宋体"/>
          <w:lang w:val="en-US" w:eastAsia="zh-CN"/>
        </w:rPr>
      </w:pPr>
      <w:bookmarkStart w:id="254" w:name="_Toc30776"/>
      <w:bookmarkStart w:id="255" w:name="_Toc7084"/>
      <w:bookmarkStart w:id="256" w:name="_Toc30039"/>
      <w:bookmarkStart w:id="257" w:name="_Toc11777"/>
      <w:bookmarkStart w:id="258" w:name="_Toc17789"/>
      <w:bookmarkStart w:id="259" w:name="_Toc22964"/>
      <w:r>
        <w:rPr>
          <w:rFonts w:hint="eastAsia" w:ascii="宋体" w:hAnsi="宋体" w:eastAsia="宋体"/>
          <w:lang w:val="en-US" w:eastAsia="zh-CN"/>
        </w:rPr>
        <w:t>模型开发</w:t>
      </w:r>
      <w:bookmarkEnd w:id="254"/>
      <w:bookmarkEnd w:id="255"/>
      <w:bookmarkEnd w:id="256"/>
      <w:bookmarkEnd w:id="257"/>
      <w:bookmarkEnd w:id="258"/>
      <w:bookmarkEnd w:id="259"/>
    </w:p>
    <w:p>
      <w:pPr>
        <w:pStyle w:val="40"/>
        <w:rPr>
          <w:rFonts w:hint="eastAsia" w:eastAsia="宋体"/>
          <w:lang w:eastAsia="zh-CN"/>
        </w:rPr>
      </w:pPr>
      <w:r>
        <w:rPr>
          <w:rFonts w:hint="eastAsia"/>
        </w:rPr>
        <w:t>描述：</w:t>
      </w:r>
      <w:r>
        <w:t xml:space="preserve"> </w:t>
      </w:r>
      <w:r>
        <w:rPr>
          <w:rFonts w:hint="eastAsia"/>
          <w:lang w:val="en-US" w:eastAsia="zh-CN"/>
        </w:rPr>
        <w:t>提供用户友好的界面或工具，用于创建、编辑和管理机器学习模型的结构和参数。通过一系列工具、算法、框架为训练任务提供模型选型与结构设计。</w:t>
      </w:r>
      <w:r>
        <w:rPr>
          <w:rFonts w:hint="eastAsia"/>
        </w:rPr>
        <w:t>对基础模型、模型微调、强化学习各个场景的模型代码进行编写、调试、运行、Debug</w:t>
      </w:r>
      <w:r>
        <w:rPr>
          <w:rFonts w:hint="eastAsia"/>
          <w:lang w:eastAsia="zh-CN"/>
        </w:rPr>
        <w:t>。</w:t>
      </w:r>
    </w:p>
    <w:p>
      <w:pPr>
        <w:pStyle w:val="40"/>
      </w:pPr>
      <w:r>
        <w:rPr>
          <w:rFonts w:hint="eastAsia"/>
        </w:rPr>
        <w:t>能力要求如下：</w:t>
      </w:r>
    </w:p>
    <w:p>
      <w:pPr>
        <w:pStyle w:val="40"/>
        <w:numPr>
          <w:ilvl w:val="0"/>
          <w:numId w:val="43"/>
        </w:numPr>
        <w:ind w:firstLineChars="0"/>
        <w:rPr>
          <w:rFonts w:hint="eastAsia"/>
        </w:rPr>
      </w:pPr>
      <w:r>
        <w:rPr>
          <w:rFonts w:hint="eastAsia"/>
        </w:rPr>
        <w:t>应支持</w:t>
      </w:r>
      <w:r>
        <w:rPr>
          <w:rFonts w:hint="eastAsia"/>
          <w:lang w:val="en-US" w:eastAsia="zh-CN"/>
        </w:rPr>
        <w:t>提供多种常见的机器学习模型结构，如神经网络、决策树、支持向量机等；</w:t>
      </w:r>
    </w:p>
    <w:p>
      <w:pPr>
        <w:pStyle w:val="40"/>
        <w:numPr>
          <w:ilvl w:val="0"/>
          <w:numId w:val="43"/>
        </w:numPr>
        <w:ind w:firstLineChars="0"/>
        <w:rPr>
          <w:rFonts w:hint="eastAsia"/>
        </w:rPr>
      </w:pPr>
      <w:r>
        <w:rPr>
          <w:rFonts w:hint="eastAsia"/>
        </w:rPr>
        <w:t>应支持</w:t>
      </w:r>
      <w:r>
        <w:rPr>
          <w:rFonts w:hint="eastAsia"/>
          <w:lang w:val="en-US" w:eastAsia="zh-CN"/>
        </w:rPr>
        <w:t>用户自定义模型结构，包括网络层、节点、激活函数等；</w:t>
      </w:r>
    </w:p>
    <w:p>
      <w:pPr>
        <w:pStyle w:val="40"/>
        <w:numPr>
          <w:ilvl w:val="0"/>
          <w:numId w:val="43"/>
        </w:numPr>
        <w:ind w:firstLineChars="0"/>
        <w:rPr>
          <w:rFonts w:hint="eastAsia" w:hAnsi="宋体"/>
        </w:rPr>
      </w:pPr>
      <w:r>
        <w:rPr>
          <w:rFonts w:hint="eastAsia" w:hAnsi="宋体"/>
        </w:rPr>
        <w:t>应支持模型选型能力，用户根据数据特性、业务需求和性能要求选择最合适的模型类型；</w:t>
      </w:r>
    </w:p>
    <w:p>
      <w:pPr>
        <w:pStyle w:val="40"/>
        <w:numPr>
          <w:ilvl w:val="0"/>
          <w:numId w:val="43"/>
        </w:numPr>
        <w:ind w:firstLineChars="0"/>
        <w:rPr>
          <w:rFonts w:hAnsi="宋体"/>
        </w:rPr>
      </w:pPr>
      <w:r>
        <w:rPr>
          <w:rFonts w:hint="eastAsia" w:hAnsi="宋体"/>
        </w:rPr>
        <w:t>应支持结构设计能力，协助用户设计模型架构，包括层数、节点数、激活函数的选择等；</w:t>
      </w:r>
    </w:p>
    <w:p>
      <w:pPr>
        <w:pStyle w:val="40"/>
        <w:numPr>
          <w:ilvl w:val="0"/>
          <w:numId w:val="43"/>
        </w:numPr>
        <w:ind w:firstLineChars="0"/>
        <w:rPr>
          <w:rFonts w:hAnsi="宋体"/>
        </w:rPr>
      </w:pPr>
      <w:r>
        <w:rPr>
          <w:rFonts w:hint="eastAsia"/>
        </w:rPr>
        <w:t>应</w:t>
      </w:r>
      <w:r>
        <w:rPr>
          <w:rFonts w:hint="eastAsia" w:hAnsi="宋体"/>
        </w:rPr>
        <w:t>支持</w:t>
      </w:r>
      <w:r>
        <w:rPr>
          <w:rFonts w:hint="eastAsia"/>
        </w:rPr>
        <w:t>在线进行模型开发</w:t>
      </w:r>
      <w:r>
        <w:rPr>
          <w:rFonts w:hint="eastAsia"/>
          <w:lang w:eastAsia="zh-CN"/>
        </w:rPr>
        <w:t>；</w:t>
      </w:r>
    </w:p>
    <w:p>
      <w:pPr>
        <w:pStyle w:val="40"/>
        <w:numPr>
          <w:ilvl w:val="0"/>
          <w:numId w:val="43"/>
        </w:numPr>
        <w:ind w:firstLineChars="0"/>
        <w:rPr>
          <w:rFonts w:hAnsi="宋体"/>
        </w:rPr>
      </w:pPr>
      <w:r>
        <w:rPr>
          <w:rFonts w:hint="eastAsia"/>
        </w:rPr>
        <w:t>应</w:t>
      </w:r>
      <w:r>
        <w:rPr>
          <w:rFonts w:hint="eastAsia" w:hAnsi="宋体"/>
        </w:rPr>
        <w:t>支持将本地代码上传到智算平台进行代码运行</w:t>
      </w:r>
      <w:r>
        <w:rPr>
          <w:rFonts w:hint="eastAsia" w:hAnsi="宋体"/>
          <w:lang w:eastAsia="zh-CN"/>
        </w:rPr>
        <w:t>；</w:t>
      </w:r>
    </w:p>
    <w:p>
      <w:pPr>
        <w:pStyle w:val="40"/>
        <w:numPr>
          <w:ilvl w:val="0"/>
          <w:numId w:val="43"/>
        </w:numPr>
        <w:ind w:firstLineChars="0"/>
        <w:rPr>
          <w:rFonts w:hAnsi="宋体"/>
        </w:rPr>
      </w:pPr>
      <w:r>
        <w:rPr>
          <w:rFonts w:hint="eastAsia" w:hAnsi="宋体"/>
          <w:lang w:eastAsia="zh-CN"/>
        </w:rPr>
        <w:t>应支持模型开发训练过程资源监控和日志管理。包括对任务的CPU、GPU、内存等资源的监控以及事件、训练日志的查看。</w:t>
      </w:r>
    </w:p>
    <w:p>
      <w:pPr>
        <w:pStyle w:val="40"/>
        <w:ind w:left="780" w:firstLine="0" w:firstLineChars="0"/>
        <w:rPr>
          <w:rFonts w:hAnsi="宋体"/>
        </w:rPr>
      </w:pPr>
    </w:p>
    <w:p>
      <w:pPr>
        <w:pStyle w:val="64"/>
        <w:numPr>
          <w:ilvl w:val="2"/>
          <w:numId w:val="4"/>
        </w:numPr>
        <w:spacing w:before="156" w:after="156"/>
        <w:outlineLvl w:val="3"/>
        <w:rPr>
          <w:rFonts w:hint="eastAsia" w:ascii="宋体" w:hAnsi="宋体" w:eastAsia="宋体"/>
          <w:lang w:val="en-US" w:eastAsia="zh-CN"/>
        </w:rPr>
      </w:pPr>
      <w:bookmarkStart w:id="260" w:name="_Toc31557"/>
      <w:bookmarkStart w:id="261" w:name="_Toc30871"/>
      <w:bookmarkStart w:id="262" w:name="_Toc24869"/>
      <w:bookmarkStart w:id="263" w:name="_Toc8892"/>
      <w:bookmarkStart w:id="264" w:name="_Toc18525"/>
      <w:bookmarkStart w:id="265" w:name="_Toc21844"/>
      <w:r>
        <w:rPr>
          <w:rFonts w:hint="eastAsia" w:ascii="宋体" w:hAnsi="宋体" w:eastAsia="宋体"/>
          <w:lang w:val="en-US" w:eastAsia="zh-CN"/>
        </w:rPr>
        <w:t>模型训练/微调</w:t>
      </w:r>
      <w:bookmarkEnd w:id="260"/>
      <w:bookmarkEnd w:id="261"/>
      <w:bookmarkEnd w:id="262"/>
      <w:bookmarkEnd w:id="263"/>
      <w:bookmarkEnd w:id="264"/>
      <w:bookmarkEnd w:id="265"/>
    </w:p>
    <w:p>
      <w:pPr>
        <w:pStyle w:val="40"/>
        <w:rPr>
          <w:rFonts w:hint="eastAsia"/>
          <w:lang w:val="en-US" w:eastAsia="zh-CN"/>
        </w:rPr>
      </w:pPr>
      <w:r>
        <w:rPr>
          <w:rFonts w:hint="eastAsia"/>
        </w:rPr>
        <w:t>描述：</w:t>
      </w:r>
      <w:r>
        <w:rPr>
          <w:rFonts w:hint="eastAsia"/>
          <w:lang w:val="en-US" w:eastAsia="zh-CN"/>
        </w:rPr>
        <w:t xml:space="preserve"> 智算工程平台自动或辅助用户进行模型训练或已有模型微调，以优化模型在特定任务上的性能。基于训练数据集与开发完成的模型，进行分布式训练、微调的能力。</w:t>
      </w:r>
    </w:p>
    <w:p>
      <w:pPr>
        <w:pStyle w:val="40"/>
      </w:pPr>
      <w:r>
        <w:rPr>
          <w:rFonts w:hint="eastAsia"/>
        </w:rPr>
        <w:t>能力要求如下：</w:t>
      </w:r>
    </w:p>
    <w:p>
      <w:pPr>
        <w:pStyle w:val="40"/>
        <w:numPr>
          <w:ilvl w:val="0"/>
          <w:numId w:val="44"/>
        </w:numPr>
        <w:ind w:firstLineChars="0"/>
        <w:rPr>
          <w:rFonts w:hAnsi="宋体"/>
        </w:rPr>
      </w:pPr>
      <w:r>
        <w:rPr>
          <w:rFonts w:hint="eastAsia"/>
        </w:rPr>
        <w:t>应</w:t>
      </w:r>
      <w:r>
        <w:rPr>
          <w:rFonts w:hint="eastAsia" w:hAnsi="宋体"/>
        </w:rPr>
        <w:t>支持</w:t>
      </w:r>
      <w:r>
        <w:rPr>
          <w:rFonts w:hint="eastAsia"/>
          <w:lang w:val="en-US" w:eastAsia="zh-CN"/>
        </w:rPr>
        <w:t>模型分布式</w:t>
      </w:r>
      <w:r>
        <w:rPr>
          <w:rFonts w:hint="eastAsia"/>
        </w:rPr>
        <w:t>训练的能力</w:t>
      </w:r>
      <w:r>
        <w:rPr>
          <w:rFonts w:hint="eastAsia"/>
          <w:lang w:eastAsia="zh-CN"/>
        </w:rPr>
        <w:t>，</w:t>
      </w:r>
      <w:r>
        <w:rPr>
          <w:rFonts w:hint="eastAsia"/>
          <w:lang w:val="en-US" w:eastAsia="zh-CN"/>
        </w:rPr>
        <w:t>包括数据并行，模型并行，流水线并行等</w:t>
      </w:r>
    </w:p>
    <w:p>
      <w:pPr>
        <w:pStyle w:val="40"/>
        <w:numPr>
          <w:ilvl w:val="0"/>
          <w:numId w:val="44"/>
        </w:numPr>
        <w:ind w:firstLineChars="0"/>
        <w:rPr>
          <w:rFonts w:hAnsi="宋体"/>
        </w:rPr>
      </w:pPr>
      <w:r>
        <w:rPr>
          <w:rFonts w:hint="eastAsia"/>
        </w:rPr>
        <w:t>应</w:t>
      </w:r>
      <w:r>
        <w:rPr>
          <w:rFonts w:hint="eastAsia" w:hAnsi="宋体"/>
        </w:rPr>
        <w:t>支持</w:t>
      </w:r>
      <w:r>
        <w:rPr>
          <w:rFonts w:hint="eastAsia" w:hAnsi="宋体"/>
          <w:lang w:val="en-US" w:eastAsia="zh-CN"/>
        </w:rPr>
        <w:t>全面微调能力，对模型的所有参数进行全面微调，以适应特定的应用场景；</w:t>
      </w:r>
    </w:p>
    <w:p>
      <w:pPr>
        <w:pStyle w:val="40"/>
        <w:numPr>
          <w:ilvl w:val="0"/>
          <w:numId w:val="44"/>
        </w:numPr>
        <w:ind w:firstLineChars="0"/>
        <w:rPr>
          <w:rFonts w:hAnsi="宋体"/>
        </w:rPr>
      </w:pPr>
      <w:r>
        <w:rPr>
          <w:rFonts w:hint="eastAsia"/>
        </w:rPr>
        <w:t>应</w:t>
      </w:r>
      <w:r>
        <w:rPr>
          <w:rFonts w:hint="eastAsia" w:hAnsi="宋体"/>
        </w:rPr>
        <w:t>支持参数高效微调，包括</w:t>
      </w:r>
      <w:r>
        <w:rPr>
          <w:rFonts w:hint="eastAsia" w:hAnsi="宋体"/>
          <w:lang w:val="en-US" w:eastAsia="zh-CN"/>
        </w:rPr>
        <w:t>Prompt Tuning、P-Tuning、</w:t>
      </w:r>
      <w:r>
        <w:rPr>
          <w:rFonts w:hint="eastAsia" w:hAnsi="宋体"/>
        </w:rPr>
        <w:t>Lora</w:t>
      </w:r>
      <w:r>
        <w:rPr>
          <w:rFonts w:hint="eastAsia" w:hAnsi="宋体"/>
          <w:lang w:eastAsia="zh-CN"/>
        </w:rPr>
        <w:t>、</w:t>
      </w:r>
      <w:r>
        <w:rPr>
          <w:rFonts w:hint="eastAsia" w:hAnsi="宋体"/>
        </w:rPr>
        <w:t>QLora等方式，以减少计算资源消耗</w:t>
      </w:r>
      <w:r>
        <w:rPr>
          <w:rFonts w:hint="eastAsia" w:hAnsi="宋体"/>
          <w:lang w:eastAsia="zh-CN"/>
        </w:rPr>
        <w:t>；</w:t>
      </w:r>
    </w:p>
    <w:p>
      <w:pPr>
        <w:pStyle w:val="40"/>
        <w:numPr>
          <w:ilvl w:val="0"/>
          <w:numId w:val="44"/>
        </w:numPr>
        <w:ind w:firstLineChars="0"/>
        <w:rPr>
          <w:rFonts w:hAnsi="宋体"/>
        </w:rPr>
      </w:pPr>
      <w:r>
        <w:rPr>
          <w:rFonts w:hint="eastAsia"/>
        </w:rPr>
        <w:t>应</w:t>
      </w:r>
      <w:r>
        <w:rPr>
          <w:rFonts w:hint="eastAsia" w:hAnsi="宋体"/>
        </w:rPr>
        <w:t>支持断点继训</w:t>
      </w:r>
      <w:r>
        <w:rPr>
          <w:rFonts w:hint="eastAsia" w:hAnsi="宋体"/>
          <w:lang w:val="en-US" w:eastAsia="zh-CN"/>
        </w:rPr>
        <w:t>的能力</w:t>
      </w:r>
      <w:r>
        <w:rPr>
          <w:rFonts w:hint="eastAsia" w:hAnsi="宋体"/>
        </w:rPr>
        <w:t>；</w:t>
      </w:r>
    </w:p>
    <w:p>
      <w:pPr>
        <w:pStyle w:val="40"/>
        <w:numPr>
          <w:ilvl w:val="0"/>
          <w:numId w:val="44"/>
        </w:numPr>
        <w:ind w:firstLineChars="0"/>
        <w:rPr>
          <w:rFonts w:hint="eastAsia" w:hAnsi="宋体"/>
        </w:rPr>
      </w:pPr>
      <w:r>
        <w:rPr>
          <w:rFonts w:hint="eastAsia" w:hAnsi="宋体"/>
        </w:rPr>
        <w:t>应支持</w:t>
      </w:r>
      <w:r>
        <w:rPr>
          <w:rFonts w:hint="eastAsia" w:hAnsi="宋体"/>
          <w:lang w:val="en-US" w:eastAsia="zh-CN"/>
        </w:rPr>
        <w:t>单卡训练和多卡协作训练；</w:t>
      </w:r>
    </w:p>
    <w:p>
      <w:pPr>
        <w:pStyle w:val="40"/>
        <w:numPr>
          <w:ilvl w:val="0"/>
          <w:numId w:val="44"/>
        </w:numPr>
        <w:ind w:firstLineChars="0"/>
        <w:rPr>
          <w:rFonts w:hint="eastAsia" w:hAnsi="宋体"/>
        </w:rPr>
      </w:pPr>
      <w:r>
        <w:rPr>
          <w:rFonts w:hint="eastAsia" w:hAnsi="宋体"/>
        </w:rPr>
        <w:t>应支持多种训练模式，包括批量训练、在线训练和增量训练</w:t>
      </w:r>
      <w:r>
        <w:rPr>
          <w:rFonts w:hint="eastAsia" w:hAnsi="宋体"/>
          <w:lang w:eastAsia="zh-CN"/>
        </w:rPr>
        <w:t>；</w:t>
      </w:r>
    </w:p>
    <w:p>
      <w:pPr>
        <w:pStyle w:val="40"/>
        <w:numPr>
          <w:ilvl w:val="0"/>
          <w:numId w:val="44"/>
        </w:numPr>
        <w:ind w:firstLineChars="0"/>
        <w:rPr>
          <w:rFonts w:hAnsi="宋体"/>
        </w:rPr>
      </w:pPr>
      <w:r>
        <w:rPr>
          <w:rFonts w:hint="eastAsia" w:hAnsi="宋体"/>
        </w:rPr>
        <w:t>应支持微调自定义能力，包括预训练模型的选择、微调的参数、是否只对特定层进行微调等</w:t>
      </w:r>
      <w:r>
        <w:rPr>
          <w:rFonts w:hint="eastAsia" w:hAnsi="宋体"/>
          <w:lang w:eastAsia="zh-CN"/>
        </w:rPr>
        <w:t>；</w:t>
      </w:r>
    </w:p>
    <w:p>
      <w:pPr>
        <w:pStyle w:val="40"/>
        <w:numPr>
          <w:ilvl w:val="0"/>
          <w:numId w:val="44"/>
        </w:numPr>
        <w:ind w:firstLineChars="0"/>
        <w:rPr>
          <w:rFonts w:hAnsi="宋体"/>
        </w:rPr>
      </w:pPr>
      <w:r>
        <w:rPr>
          <w:rFonts w:hint="eastAsia"/>
        </w:rPr>
        <w:t>应</w:t>
      </w:r>
      <w:r>
        <w:rPr>
          <w:rFonts w:hint="eastAsia" w:hAnsi="宋体"/>
        </w:rPr>
        <w:t>支持</w:t>
      </w:r>
      <w:r>
        <w:rPr>
          <w:rFonts w:hint="eastAsia" w:hAnsi="宋体"/>
          <w:lang w:val="en-US" w:eastAsia="zh-CN"/>
        </w:rPr>
        <w:t>主流</w:t>
      </w:r>
      <w:r>
        <w:rPr>
          <w:rFonts w:hint="eastAsia" w:hAnsi="宋体"/>
        </w:rPr>
        <w:t>模型微调框架</w:t>
      </w:r>
      <w:r>
        <w:rPr>
          <w:rFonts w:hint="eastAsia" w:hAnsi="宋体"/>
          <w:lang w:eastAsia="zh-CN"/>
        </w:rPr>
        <w:t>；</w:t>
      </w:r>
    </w:p>
    <w:p>
      <w:pPr>
        <w:pStyle w:val="40"/>
        <w:numPr>
          <w:ilvl w:val="0"/>
          <w:numId w:val="44"/>
        </w:numPr>
        <w:ind w:firstLineChars="0"/>
        <w:rPr>
          <w:rFonts w:hAnsi="宋体"/>
        </w:rPr>
      </w:pPr>
      <w:r>
        <w:rPr>
          <w:rFonts w:hint="eastAsia"/>
        </w:rPr>
        <w:t>应</w:t>
      </w:r>
      <w:r>
        <w:rPr>
          <w:rFonts w:hint="eastAsia" w:hAnsi="宋体"/>
        </w:rPr>
        <w:t>支持DDP、Horovod、PSWorker等分布式训练模式</w:t>
      </w:r>
      <w:r>
        <w:rPr>
          <w:rFonts w:hint="eastAsia" w:hAnsi="宋体"/>
          <w:lang w:eastAsia="zh-CN"/>
        </w:rPr>
        <w:t>；</w:t>
      </w:r>
    </w:p>
    <w:p>
      <w:pPr>
        <w:pStyle w:val="40"/>
        <w:numPr>
          <w:ilvl w:val="0"/>
          <w:numId w:val="44"/>
        </w:numPr>
        <w:ind w:firstLineChars="0"/>
        <w:rPr>
          <w:rFonts w:hAnsi="宋体"/>
        </w:rPr>
      </w:pPr>
      <w:r>
        <w:rPr>
          <w:rFonts w:hint="eastAsia"/>
        </w:rPr>
        <w:t>应</w:t>
      </w:r>
      <w:r>
        <w:rPr>
          <w:rFonts w:hint="eastAsia" w:hAnsi="宋体"/>
        </w:rPr>
        <w:t>支持MFU在40%以上</w:t>
      </w:r>
      <w:r>
        <w:rPr>
          <w:rFonts w:hint="eastAsia" w:hAnsi="宋体"/>
          <w:lang w:eastAsia="zh-CN"/>
        </w:rPr>
        <w:t>；</w:t>
      </w:r>
    </w:p>
    <w:p>
      <w:pPr>
        <w:pStyle w:val="40"/>
        <w:numPr>
          <w:ilvl w:val="0"/>
          <w:numId w:val="44"/>
        </w:numPr>
        <w:ind w:firstLineChars="0"/>
        <w:rPr>
          <w:rFonts w:hAnsi="宋体"/>
        </w:rPr>
      </w:pPr>
      <w:r>
        <w:rPr>
          <w:rFonts w:hint="eastAsia"/>
        </w:rPr>
        <w:t>应</w:t>
      </w:r>
      <w:r>
        <w:rPr>
          <w:rFonts w:hint="eastAsia" w:hAnsi="宋体"/>
        </w:rPr>
        <w:t>支持</w:t>
      </w:r>
      <w:r>
        <w:rPr>
          <w:rFonts w:hint="eastAsia" w:hAnsi="宋体"/>
          <w:lang w:val="en-US" w:eastAsia="zh-CN"/>
        </w:rPr>
        <w:t>业界主流大模型的快速调优；</w:t>
      </w:r>
    </w:p>
    <w:p>
      <w:pPr>
        <w:pStyle w:val="40"/>
        <w:numPr>
          <w:ilvl w:val="0"/>
          <w:numId w:val="44"/>
        </w:numPr>
        <w:ind w:firstLineChars="0"/>
        <w:rPr>
          <w:rFonts w:hAnsi="宋体"/>
        </w:rPr>
      </w:pPr>
      <w:r>
        <w:rPr>
          <w:rFonts w:hint="eastAsia"/>
        </w:rPr>
        <w:t>应</w:t>
      </w:r>
      <w:r>
        <w:rPr>
          <w:rFonts w:hint="eastAsia" w:hAnsi="宋体"/>
        </w:rPr>
        <w:t>支持</w:t>
      </w:r>
      <w:r>
        <w:rPr>
          <w:rFonts w:hint="eastAsia" w:hAnsi="宋体"/>
          <w:lang w:val="en-US" w:eastAsia="zh-CN"/>
        </w:rPr>
        <w:t>根据不同的基座模型推荐相关算力规格；</w:t>
      </w:r>
    </w:p>
    <w:p>
      <w:pPr>
        <w:pStyle w:val="40"/>
        <w:numPr>
          <w:ilvl w:val="0"/>
          <w:numId w:val="44"/>
        </w:numPr>
        <w:ind w:firstLineChars="0"/>
        <w:rPr>
          <w:rFonts w:hAnsi="宋体"/>
        </w:rPr>
      </w:pPr>
      <w:r>
        <w:rPr>
          <w:rFonts w:hint="eastAsia" w:hAnsi="宋体"/>
        </w:rPr>
        <w:t>应支持CPU、GPU等异构计算和自动容错弹性训练，通过选择配置不同的异构资源池，对训练任务作业的弹性伸缩和容错处理，实现任务的高效调度</w:t>
      </w:r>
      <w:r>
        <w:rPr>
          <w:rFonts w:hint="eastAsia" w:hAnsi="宋体"/>
          <w:lang w:eastAsia="zh-CN"/>
        </w:rPr>
        <w:t>。</w:t>
      </w:r>
    </w:p>
    <w:p>
      <w:pPr>
        <w:pStyle w:val="40"/>
        <w:ind w:left="0" w:leftChars="0" w:firstLine="0" w:firstLineChars="0"/>
        <w:rPr>
          <w:rFonts w:hAnsi="宋体"/>
        </w:rPr>
      </w:pPr>
    </w:p>
    <w:p>
      <w:pPr>
        <w:pStyle w:val="64"/>
        <w:numPr>
          <w:ilvl w:val="2"/>
          <w:numId w:val="4"/>
        </w:numPr>
        <w:spacing w:before="156" w:after="156"/>
        <w:outlineLvl w:val="3"/>
        <w:rPr>
          <w:rFonts w:hint="eastAsia" w:ascii="宋体" w:hAnsi="宋体" w:eastAsia="宋体"/>
          <w:lang w:val="en-US" w:eastAsia="zh-CN"/>
        </w:rPr>
      </w:pPr>
      <w:bookmarkStart w:id="266" w:name="_Toc32301"/>
      <w:bookmarkStart w:id="267" w:name="_Toc31869"/>
      <w:bookmarkStart w:id="268" w:name="_Toc26253"/>
      <w:bookmarkStart w:id="269" w:name="_Toc11587"/>
      <w:bookmarkStart w:id="270" w:name="_Toc9207"/>
      <w:bookmarkStart w:id="271" w:name="_Toc25170"/>
      <w:r>
        <w:rPr>
          <w:rFonts w:hint="eastAsia" w:ascii="宋体" w:hAnsi="宋体" w:eastAsia="宋体"/>
          <w:lang w:val="en-US" w:eastAsia="zh-CN"/>
        </w:rPr>
        <w:t>模型可视化</w:t>
      </w:r>
      <w:bookmarkEnd w:id="266"/>
      <w:bookmarkEnd w:id="267"/>
      <w:bookmarkEnd w:id="268"/>
      <w:bookmarkEnd w:id="269"/>
      <w:bookmarkEnd w:id="270"/>
      <w:bookmarkEnd w:id="271"/>
    </w:p>
    <w:p>
      <w:pPr>
        <w:pStyle w:val="40"/>
        <w:rPr>
          <w:rFonts w:hint="eastAsia"/>
          <w:lang w:val="en-US" w:eastAsia="zh-CN"/>
        </w:rPr>
      </w:pPr>
      <w:r>
        <w:rPr>
          <w:rFonts w:hint="eastAsia"/>
        </w:rPr>
        <w:t>描述：</w:t>
      </w:r>
      <w:r>
        <w:t xml:space="preserve"> </w:t>
      </w:r>
      <w:r>
        <w:rPr>
          <w:rFonts w:hint="eastAsia"/>
          <w:lang w:val="en-US" w:eastAsia="zh-CN"/>
        </w:rPr>
        <w:t>智算工程平台提供图形化界面，通过文字、图表、动画等形式，将机器学习或深度学习模型的内部结构和运行过程直观展示给用户。指通过一系列工具或技术来图形化展示模型的结构、性能和工作原理等。在模型训练前进行数据可视化分析数据分布和趋势、在模型训练过程中支持训练指标实时可视化查看训练结果。</w:t>
      </w:r>
    </w:p>
    <w:p>
      <w:pPr>
        <w:pStyle w:val="40"/>
      </w:pPr>
      <w:r>
        <w:rPr>
          <w:rFonts w:hint="eastAsia"/>
        </w:rPr>
        <w:t>能力要求如下：</w:t>
      </w:r>
    </w:p>
    <w:p>
      <w:pPr>
        <w:pStyle w:val="40"/>
        <w:numPr>
          <w:ilvl w:val="0"/>
          <w:numId w:val="45"/>
        </w:numPr>
        <w:ind w:firstLineChars="0"/>
        <w:rPr>
          <w:rFonts w:hint="eastAsia" w:hAnsi="宋体"/>
        </w:rPr>
      </w:pPr>
      <w:r>
        <w:rPr>
          <w:rFonts w:hint="eastAsia" w:hAnsi="宋体"/>
        </w:rPr>
        <w:t>应支持</w:t>
      </w:r>
      <w:r>
        <w:rPr>
          <w:rFonts w:hint="eastAsia" w:hAnsi="宋体"/>
          <w:lang w:val="en-US" w:eastAsia="zh-CN"/>
        </w:rPr>
        <w:t>模型结构可视化，包括但不限于模型的层次结构、神经元连接、激活函数、权重分布等；</w:t>
      </w:r>
    </w:p>
    <w:p>
      <w:pPr>
        <w:pStyle w:val="40"/>
        <w:numPr>
          <w:ilvl w:val="0"/>
          <w:numId w:val="45"/>
        </w:numPr>
        <w:ind w:firstLineChars="0"/>
        <w:rPr>
          <w:rFonts w:hint="eastAsia" w:hAnsi="宋体"/>
        </w:rPr>
      </w:pPr>
      <w:r>
        <w:rPr>
          <w:rFonts w:hint="eastAsia" w:hAnsi="宋体"/>
        </w:rPr>
        <w:t>应支持</w:t>
      </w:r>
      <w:r>
        <w:rPr>
          <w:rFonts w:hint="eastAsia" w:hAnsi="宋体"/>
          <w:lang w:val="en-US" w:eastAsia="zh-CN"/>
        </w:rPr>
        <w:t>训练过程可视化，包括但不限于模型的训练进度、损失函数变化、准确率提升等；</w:t>
      </w:r>
    </w:p>
    <w:p>
      <w:pPr>
        <w:pStyle w:val="40"/>
        <w:numPr>
          <w:ilvl w:val="0"/>
          <w:numId w:val="45"/>
        </w:numPr>
        <w:ind w:firstLineChars="0"/>
        <w:rPr>
          <w:rFonts w:hint="eastAsia" w:hAnsi="宋体"/>
        </w:rPr>
      </w:pPr>
      <w:r>
        <w:rPr>
          <w:rFonts w:hint="eastAsia" w:hAnsi="宋体"/>
        </w:rPr>
        <w:t>应支持</w:t>
      </w:r>
      <w:r>
        <w:rPr>
          <w:rFonts w:hint="eastAsia" w:hAnsi="宋体"/>
          <w:lang w:val="en-US" w:eastAsia="zh-CN"/>
        </w:rPr>
        <w:t>性能表现可视化，包括但不限于准确率、召回率、F1值等；</w:t>
      </w:r>
    </w:p>
    <w:p>
      <w:pPr>
        <w:pStyle w:val="40"/>
        <w:numPr>
          <w:ilvl w:val="0"/>
          <w:numId w:val="45"/>
        </w:numPr>
        <w:ind w:firstLineChars="0"/>
        <w:rPr>
          <w:rFonts w:hAnsi="宋体"/>
        </w:rPr>
      </w:pPr>
      <w:r>
        <w:rPr>
          <w:rFonts w:hint="eastAsia" w:hAnsi="宋体"/>
        </w:rPr>
        <w:t>应支持特征影响和权重可视化能力，清晰展示模型中各个特征的重要性和贡献度。对于神经网络，展示不同层中权重和激活的分布情况；</w:t>
      </w:r>
    </w:p>
    <w:p>
      <w:pPr>
        <w:pStyle w:val="40"/>
        <w:numPr>
          <w:ilvl w:val="0"/>
          <w:numId w:val="45"/>
        </w:numPr>
        <w:ind w:firstLineChars="0"/>
        <w:rPr>
          <w:rFonts w:hAnsi="宋体"/>
        </w:rPr>
      </w:pPr>
      <w:r>
        <w:rPr>
          <w:rFonts w:hint="eastAsia"/>
        </w:rPr>
        <w:t>应</w:t>
      </w:r>
      <w:r>
        <w:rPr>
          <w:rFonts w:hint="eastAsia" w:hAnsi="宋体"/>
        </w:rPr>
        <w:t>支持</w:t>
      </w:r>
      <w:r>
        <w:rPr>
          <w:rFonts w:hint="eastAsia" w:hAnsi="宋体"/>
          <w:lang w:val="en-US" w:eastAsia="zh-CN"/>
        </w:rPr>
        <w:t>在IDE里进行模型数据可视化；</w:t>
      </w:r>
    </w:p>
    <w:p>
      <w:pPr>
        <w:pStyle w:val="40"/>
        <w:numPr>
          <w:ilvl w:val="0"/>
          <w:numId w:val="45"/>
        </w:numPr>
        <w:ind w:firstLineChars="0"/>
        <w:rPr>
          <w:rFonts w:hAnsi="宋体"/>
        </w:rPr>
      </w:pPr>
      <w:r>
        <w:rPr>
          <w:rFonts w:hint="eastAsia"/>
        </w:rPr>
        <w:t>应</w:t>
      </w:r>
      <w:r>
        <w:rPr>
          <w:rFonts w:hint="eastAsia" w:hAnsi="宋体"/>
        </w:rPr>
        <w:t>支持</w:t>
      </w:r>
      <w:r>
        <w:rPr>
          <w:rFonts w:hint="eastAsia" w:hAnsi="宋体"/>
          <w:lang w:val="en-US" w:eastAsia="zh-CN"/>
        </w:rPr>
        <w:t>编写代码来采集模型训练过程的数据，通过Tensorboard等可视化工具进行数据监控；</w:t>
      </w:r>
    </w:p>
    <w:p>
      <w:pPr>
        <w:pStyle w:val="40"/>
        <w:numPr>
          <w:ilvl w:val="0"/>
          <w:numId w:val="45"/>
        </w:numPr>
        <w:ind w:firstLineChars="0"/>
        <w:rPr>
          <w:rFonts w:hAnsi="宋体"/>
        </w:rPr>
      </w:pPr>
      <w:r>
        <w:rPr>
          <w:rFonts w:hint="eastAsia" w:hAnsi="宋体"/>
          <w:lang w:val="en-US" w:eastAsia="zh-CN"/>
        </w:rPr>
        <w:t>应支持可视化的分布式训练监控及日志管理。包括对任务的CPU、GPU、内存等资源的监控以及事件、训练日志的查看。</w:t>
      </w:r>
    </w:p>
    <w:p>
      <w:pPr>
        <w:pStyle w:val="40"/>
        <w:ind w:left="420" w:firstLine="0" w:firstLineChars="0"/>
        <w:rPr>
          <w:rFonts w:hAnsi="宋体"/>
        </w:rPr>
      </w:pPr>
    </w:p>
    <w:p>
      <w:pPr>
        <w:pStyle w:val="64"/>
        <w:numPr>
          <w:ilvl w:val="2"/>
          <w:numId w:val="4"/>
        </w:numPr>
        <w:spacing w:before="156" w:after="156"/>
        <w:outlineLvl w:val="3"/>
        <w:rPr>
          <w:rFonts w:hint="eastAsia" w:ascii="宋体" w:hAnsi="宋体" w:eastAsia="宋体"/>
          <w:lang w:val="en-US" w:eastAsia="zh-CN"/>
        </w:rPr>
      </w:pPr>
      <w:bookmarkStart w:id="272" w:name="_Toc29158"/>
      <w:bookmarkStart w:id="273" w:name="_Toc7546"/>
      <w:bookmarkStart w:id="274" w:name="_Toc13815"/>
      <w:bookmarkStart w:id="275" w:name="_Toc29895"/>
      <w:bookmarkStart w:id="276" w:name="_Toc23668"/>
      <w:bookmarkStart w:id="277" w:name="_Toc29825"/>
      <w:r>
        <w:rPr>
          <w:rFonts w:hint="eastAsia" w:ascii="宋体" w:hAnsi="宋体" w:eastAsia="宋体"/>
          <w:lang w:val="en-US" w:eastAsia="zh-CN"/>
        </w:rPr>
        <w:t>自动化建</w:t>
      </w:r>
      <w:bookmarkEnd w:id="272"/>
      <w:r>
        <w:rPr>
          <w:rFonts w:hint="eastAsia" w:ascii="宋体" w:hAnsi="宋体" w:eastAsia="宋体"/>
          <w:lang w:val="en-US" w:eastAsia="zh-CN"/>
        </w:rPr>
        <w:t>模</w:t>
      </w:r>
      <w:bookmarkEnd w:id="273"/>
      <w:bookmarkEnd w:id="274"/>
      <w:bookmarkEnd w:id="275"/>
      <w:bookmarkEnd w:id="276"/>
      <w:bookmarkEnd w:id="277"/>
    </w:p>
    <w:p>
      <w:pPr>
        <w:pStyle w:val="40"/>
        <w:rPr>
          <w:rFonts w:hint="eastAsia"/>
          <w:lang w:val="en-US" w:eastAsia="zh-CN"/>
        </w:rPr>
      </w:pPr>
      <w:r>
        <w:rPr>
          <w:rFonts w:hint="eastAsia"/>
        </w:rPr>
        <w:t>描述：</w:t>
      </w:r>
      <w:r>
        <w:t xml:space="preserve"> </w:t>
      </w:r>
      <w:r>
        <w:rPr>
          <w:rFonts w:hint="eastAsia"/>
          <w:lang w:val="en-US" w:eastAsia="zh-CN"/>
        </w:rPr>
        <w:t>提供自动化工具或算法，用于自动构建和优化机器学习模型，减少人工干预和提高效率。</w:t>
      </w:r>
    </w:p>
    <w:p>
      <w:pPr>
        <w:pStyle w:val="40"/>
        <w:rPr>
          <w:rFonts w:hint="eastAsia"/>
          <w:lang w:val="en-US" w:eastAsia="zh-CN"/>
        </w:rPr>
      </w:pPr>
      <w:r>
        <w:rPr>
          <w:rFonts w:hint="eastAsia"/>
          <w:lang w:val="en-US" w:eastAsia="zh-CN"/>
        </w:rPr>
        <w:t>能力要求如下：</w:t>
      </w:r>
    </w:p>
    <w:p>
      <w:pPr>
        <w:pStyle w:val="40"/>
        <w:numPr>
          <w:ilvl w:val="0"/>
          <w:numId w:val="46"/>
        </w:numPr>
        <w:ind w:firstLineChars="0"/>
        <w:rPr>
          <w:rFonts w:hint="eastAsia"/>
        </w:rPr>
      </w:pPr>
      <w:r>
        <w:rPr>
          <w:rFonts w:hint="eastAsia"/>
        </w:rPr>
        <w:t>应支持提供自动特征工程功能，帮助用户从原始数据中提取有效特征</w:t>
      </w:r>
      <w:r>
        <w:rPr>
          <w:rFonts w:hint="eastAsia"/>
          <w:lang w:eastAsia="zh-CN"/>
        </w:rPr>
        <w:t>；</w:t>
      </w:r>
    </w:p>
    <w:p>
      <w:pPr>
        <w:pStyle w:val="40"/>
        <w:numPr>
          <w:ilvl w:val="0"/>
          <w:numId w:val="46"/>
        </w:numPr>
        <w:ind w:firstLineChars="0"/>
        <w:rPr>
          <w:rFonts w:hint="eastAsia"/>
        </w:rPr>
      </w:pPr>
      <w:r>
        <w:rPr>
          <w:rFonts w:hint="eastAsia"/>
        </w:rPr>
        <w:t>应支持提供自动模型选择功能，根据数据特点和任务需求选择合适的模型结构</w:t>
      </w:r>
      <w:r>
        <w:rPr>
          <w:rFonts w:hint="eastAsia"/>
          <w:lang w:eastAsia="zh-CN"/>
        </w:rPr>
        <w:t>；</w:t>
      </w:r>
    </w:p>
    <w:p>
      <w:pPr>
        <w:pStyle w:val="40"/>
        <w:numPr>
          <w:ilvl w:val="0"/>
          <w:numId w:val="46"/>
        </w:numPr>
        <w:ind w:firstLineChars="0"/>
        <w:rPr>
          <w:rFonts w:hint="eastAsia"/>
        </w:rPr>
      </w:pPr>
      <w:r>
        <w:rPr>
          <w:rFonts w:hint="eastAsia"/>
        </w:rPr>
        <w:t>应支持</w:t>
      </w:r>
      <w:r>
        <w:rPr>
          <w:rFonts w:hint="eastAsia"/>
          <w:lang w:val="en-US" w:eastAsia="zh-CN"/>
        </w:rPr>
        <w:t>结合</w:t>
      </w:r>
      <w:r>
        <w:rPr>
          <w:rFonts w:hint="eastAsia"/>
        </w:rPr>
        <w:t>领域知识和算法优化，提供更精准的自动化建模服务</w:t>
      </w:r>
      <w:r>
        <w:rPr>
          <w:rFonts w:hint="eastAsia"/>
          <w:lang w:val="en-US" w:eastAsia="zh-CN"/>
        </w:rPr>
        <w:t>能力。</w:t>
      </w:r>
    </w:p>
    <w:p>
      <w:pPr>
        <w:pStyle w:val="40"/>
        <w:ind w:left="0" w:leftChars="0" w:firstLine="0" w:firstLineChars="0"/>
      </w:pPr>
    </w:p>
    <w:p>
      <w:pPr>
        <w:pStyle w:val="64"/>
        <w:spacing w:before="156" w:after="156"/>
        <w:rPr>
          <w:rFonts w:hint="eastAsia" w:ascii="Times New Roman" w:hAnsi="Times New Roman"/>
        </w:rPr>
      </w:pPr>
      <w:bookmarkStart w:id="278" w:name="_Toc6855"/>
      <w:bookmarkStart w:id="279" w:name="_Toc5176"/>
      <w:bookmarkStart w:id="280" w:name="_Toc17456"/>
      <w:bookmarkStart w:id="281" w:name="_Toc24017"/>
      <w:bookmarkStart w:id="282" w:name="_Toc15267"/>
      <w:bookmarkStart w:id="283" w:name="_Toc17009"/>
      <w:r>
        <w:rPr>
          <w:rFonts w:hint="eastAsia" w:ascii="Times New Roman" w:hAnsi="Times New Roman"/>
        </w:rPr>
        <w:t>模型推理部署</w:t>
      </w:r>
      <w:r>
        <w:rPr>
          <w:rFonts w:hint="eastAsia" w:ascii="Times New Roman" w:hAnsi="Times New Roman"/>
          <w:lang w:val="en-US" w:eastAsia="zh-CN"/>
        </w:rPr>
        <w:t>服务</w:t>
      </w:r>
      <w:r>
        <w:rPr>
          <w:rFonts w:hint="eastAsia" w:ascii="Times New Roman" w:hAnsi="Times New Roman"/>
        </w:rPr>
        <w:t>能力要求</w:t>
      </w:r>
      <w:bookmarkEnd w:id="278"/>
      <w:bookmarkEnd w:id="279"/>
      <w:bookmarkEnd w:id="280"/>
      <w:bookmarkEnd w:id="281"/>
      <w:bookmarkEnd w:id="282"/>
      <w:bookmarkEnd w:id="283"/>
    </w:p>
    <w:p>
      <w:pPr>
        <w:pStyle w:val="64"/>
        <w:numPr>
          <w:ilvl w:val="2"/>
          <w:numId w:val="4"/>
        </w:numPr>
        <w:spacing w:before="156" w:after="156"/>
        <w:outlineLvl w:val="3"/>
        <w:rPr>
          <w:rFonts w:hint="eastAsia" w:ascii="宋体" w:hAnsi="宋体" w:eastAsia="宋体"/>
          <w:lang w:val="en-US" w:eastAsia="zh-CN"/>
        </w:rPr>
      </w:pPr>
      <w:bookmarkStart w:id="284" w:name="_Toc7215"/>
      <w:bookmarkStart w:id="285" w:name="_Toc21904"/>
      <w:bookmarkStart w:id="286" w:name="_Toc31657"/>
      <w:bookmarkStart w:id="287" w:name="_Toc31516"/>
      <w:bookmarkStart w:id="288" w:name="_Toc22132"/>
      <w:bookmarkStart w:id="289" w:name="_Toc17314"/>
      <w:r>
        <w:rPr>
          <w:rFonts w:hint="eastAsia" w:ascii="宋体" w:hAnsi="宋体" w:eastAsia="宋体"/>
          <w:lang w:val="en-US" w:eastAsia="zh-CN"/>
        </w:rPr>
        <w:t>模型评估</w:t>
      </w:r>
      <w:bookmarkEnd w:id="284"/>
      <w:bookmarkEnd w:id="285"/>
      <w:bookmarkEnd w:id="286"/>
      <w:bookmarkEnd w:id="287"/>
      <w:bookmarkEnd w:id="288"/>
      <w:bookmarkEnd w:id="289"/>
    </w:p>
    <w:p>
      <w:pPr>
        <w:pStyle w:val="40"/>
      </w:pPr>
      <w:r>
        <w:rPr>
          <w:rFonts w:hint="eastAsia"/>
        </w:rPr>
        <w:t>描述：</w:t>
      </w:r>
      <w:r>
        <w:t xml:space="preserve"> </w:t>
      </w:r>
      <w:r>
        <w:rPr>
          <w:rFonts w:hint="eastAsia"/>
        </w:rPr>
        <w:t>指通过一系列工具或技术，量化和分析模型的性能。允许用户对模型在特定数据集上的能力进行评估，通过各种统计指标帮助用户理解模型在实际应用中的表现。</w:t>
      </w:r>
      <w:r>
        <w:rPr>
          <w:rFonts w:hint="eastAsia"/>
          <w:lang w:val="en-US" w:eastAsia="zh-CN"/>
        </w:rPr>
        <w:t>模型评估可以将调出来的模型在测评数据集上的表现效果，支持多个模型测评对比，评估结果支持准确率统计、错题分析。</w:t>
      </w:r>
    </w:p>
    <w:p>
      <w:pPr>
        <w:pStyle w:val="40"/>
      </w:pPr>
      <w:r>
        <w:rPr>
          <w:rFonts w:hint="eastAsia"/>
        </w:rPr>
        <w:t>能力要求如下：</w:t>
      </w:r>
    </w:p>
    <w:p>
      <w:pPr>
        <w:pStyle w:val="40"/>
        <w:numPr>
          <w:ilvl w:val="0"/>
          <w:numId w:val="47"/>
        </w:numPr>
        <w:ind w:firstLineChars="0"/>
        <w:rPr>
          <w:rFonts w:hint="eastAsia" w:hAnsi="宋体"/>
        </w:rPr>
      </w:pPr>
      <w:r>
        <w:rPr>
          <w:rFonts w:hint="eastAsia" w:hAnsi="宋体"/>
        </w:rPr>
        <w:t>应支持多种性能指标评估，包括准确率、精确度、召回率等，；</w:t>
      </w:r>
    </w:p>
    <w:p>
      <w:pPr>
        <w:pStyle w:val="40"/>
        <w:numPr>
          <w:ilvl w:val="0"/>
          <w:numId w:val="47"/>
        </w:numPr>
        <w:ind w:firstLineChars="0"/>
        <w:rPr>
          <w:rFonts w:hint="eastAsia" w:hAnsi="宋体"/>
        </w:rPr>
      </w:pPr>
      <w:r>
        <w:rPr>
          <w:rFonts w:hint="eastAsia" w:hAnsi="宋体"/>
        </w:rPr>
        <w:t>应支持数据分割与交叉验证，支持训练集和测试集的随机分割，提供交叉验证方法；</w:t>
      </w:r>
    </w:p>
    <w:p>
      <w:pPr>
        <w:pStyle w:val="40"/>
        <w:numPr>
          <w:ilvl w:val="0"/>
          <w:numId w:val="47"/>
        </w:numPr>
        <w:ind w:firstLineChars="0"/>
        <w:rPr>
          <w:rFonts w:hAnsi="宋体"/>
        </w:rPr>
      </w:pPr>
      <w:r>
        <w:rPr>
          <w:rFonts w:hint="eastAsia" w:hAnsi="宋体"/>
        </w:rPr>
        <w:t>应支持模型对比分析，允许同时评估多个模型的性能，提供直观的对比分析工具；</w:t>
      </w:r>
    </w:p>
    <w:p>
      <w:pPr>
        <w:pStyle w:val="40"/>
        <w:numPr>
          <w:ilvl w:val="0"/>
          <w:numId w:val="47"/>
        </w:numPr>
        <w:ind w:firstLineChars="0"/>
        <w:rPr>
          <w:rFonts w:hAnsi="宋体"/>
        </w:rPr>
      </w:pPr>
      <w:r>
        <w:rPr>
          <w:rFonts w:hint="eastAsia"/>
        </w:rPr>
        <w:t>应</w:t>
      </w:r>
      <w:r>
        <w:rPr>
          <w:rFonts w:hint="eastAsia" w:hAnsi="宋体"/>
        </w:rPr>
        <w:t>支持</w:t>
      </w:r>
      <w:r>
        <w:rPr>
          <w:rFonts w:hint="eastAsia" w:hAnsi="宋体"/>
          <w:lang w:val="en-US" w:eastAsia="zh-CN"/>
        </w:rPr>
        <w:t>对训练和微调后的模型进行评估；</w:t>
      </w:r>
    </w:p>
    <w:p>
      <w:pPr>
        <w:pStyle w:val="40"/>
        <w:numPr>
          <w:ilvl w:val="0"/>
          <w:numId w:val="47"/>
        </w:numPr>
        <w:ind w:firstLineChars="0"/>
        <w:rPr>
          <w:rFonts w:hAnsi="宋体"/>
        </w:rPr>
      </w:pPr>
      <w:r>
        <w:rPr>
          <w:rFonts w:hint="eastAsia"/>
        </w:rPr>
        <w:t>应</w:t>
      </w:r>
      <w:r>
        <w:rPr>
          <w:rFonts w:hint="eastAsia" w:hAnsi="宋体"/>
        </w:rPr>
        <w:t>支持</w:t>
      </w:r>
      <w:r>
        <w:rPr>
          <w:rFonts w:hint="eastAsia" w:hAnsi="宋体"/>
          <w:lang w:val="en-US" w:eastAsia="zh-CN"/>
        </w:rPr>
        <w:t>用户自己的测评数据集进行推理测评；</w:t>
      </w:r>
    </w:p>
    <w:p>
      <w:pPr>
        <w:pStyle w:val="40"/>
        <w:numPr>
          <w:ilvl w:val="0"/>
          <w:numId w:val="47"/>
        </w:numPr>
        <w:ind w:firstLineChars="0"/>
        <w:rPr>
          <w:rFonts w:hAnsi="宋体"/>
        </w:rPr>
      </w:pPr>
      <w:r>
        <w:rPr>
          <w:rFonts w:hint="eastAsia"/>
        </w:rPr>
        <w:t>应</w:t>
      </w:r>
      <w:r>
        <w:rPr>
          <w:rFonts w:hint="eastAsia" w:hAnsi="宋体"/>
        </w:rPr>
        <w:t>支持</w:t>
      </w:r>
      <w:r>
        <w:rPr>
          <w:rFonts w:hint="eastAsia" w:hAnsi="宋体"/>
          <w:lang w:val="en-US" w:eastAsia="zh-CN"/>
        </w:rPr>
        <w:t>查看测评报告；</w:t>
      </w:r>
    </w:p>
    <w:p>
      <w:pPr>
        <w:pStyle w:val="40"/>
        <w:numPr>
          <w:ilvl w:val="0"/>
          <w:numId w:val="47"/>
        </w:numPr>
        <w:ind w:firstLineChars="0"/>
        <w:rPr>
          <w:rFonts w:hAnsi="宋体"/>
        </w:rPr>
      </w:pPr>
      <w:r>
        <w:rPr>
          <w:rFonts w:hint="eastAsia"/>
        </w:rPr>
        <w:t>应</w:t>
      </w:r>
      <w:r>
        <w:rPr>
          <w:rFonts w:hint="eastAsia" w:hAnsi="宋体"/>
        </w:rPr>
        <w:t>支持</w:t>
      </w:r>
      <w:r>
        <w:rPr>
          <w:rFonts w:hint="eastAsia" w:hAnsi="宋体"/>
          <w:lang w:val="en-US" w:eastAsia="zh-CN"/>
        </w:rPr>
        <w:t>查看错题数据；</w:t>
      </w:r>
    </w:p>
    <w:p>
      <w:pPr>
        <w:pStyle w:val="40"/>
        <w:numPr>
          <w:ilvl w:val="0"/>
          <w:numId w:val="47"/>
        </w:numPr>
        <w:ind w:firstLineChars="0"/>
        <w:rPr>
          <w:rFonts w:hAnsi="宋体"/>
        </w:rPr>
      </w:pPr>
      <w:r>
        <w:rPr>
          <w:rFonts w:hint="eastAsia" w:hAnsi="宋体"/>
        </w:rPr>
        <w:t>应支持自动评估和人工评估</w:t>
      </w:r>
      <w:r>
        <w:rPr>
          <w:rFonts w:hint="eastAsia" w:hAnsi="宋体"/>
          <w:lang w:eastAsia="zh-CN"/>
        </w:rPr>
        <w:t>。</w:t>
      </w:r>
    </w:p>
    <w:p>
      <w:pPr>
        <w:pStyle w:val="40"/>
        <w:ind w:left="0" w:leftChars="0" w:firstLine="0" w:firstLineChars="0"/>
      </w:pPr>
    </w:p>
    <w:p>
      <w:pPr>
        <w:pStyle w:val="64"/>
        <w:numPr>
          <w:ilvl w:val="2"/>
          <w:numId w:val="4"/>
        </w:numPr>
        <w:spacing w:before="156" w:after="156"/>
        <w:outlineLvl w:val="3"/>
        <w:rPr>
          <w:rFonts w:hint="eastAsia" w:ascii="宋体" w:hAnsi="宋体" w:eastAsia="宋体"/>
          <w:lang w:val="en-US" w:eastAsia="zh-CN"/>
        </w:rPr>
      </w:pPr>
      <w:bookmarkStart w:id="290" w:name="_Toc11522"/>
      <w:bookmarkStart w:id="291" w:name="_Toc2021"/>
      <w:bookmarkStart w:id="292" w:name="_Toc71"/>
      <w:bookmarkStart w:id="293" w:name="_Toc469"/>
      <w:bookmarkStart w:id="294" w:name="_Toc13390"/>
      <w:bookmarkStart w:id="295" w:name="_Toc8434"/>
      <w:r>
        <w:rPr>
          <w:rFonts w:hint="eastAsia" w:ascii="宋体" w:hAnsi="宋体" w:eastAsia="宋体"/>
          <w:lang w:val="en-US" w:eastAsia="zh-CN"/>
        </w:rPr>
        <w:t>模型调优</w:t>
      </w:r>
      <w:bookmarkEnd w:id="290"/>
      <w:bookmarkEnd w:id="291"/>
      <w:bookmarkEnd w:id="292"/>
      <w:bookmarkEnd w:id="293"/>
      <w:bookmarkEnd w:id="294"/>
      <w:bookmarkEnd w:id="295"/>
    </w:p>
    <w:p>
      <w:pPr>
        <w:pStyle w:val="40"/>
        <w:rPr>
          <w:rFonts w:hint="eastAsia" w:eastAsia="宋体"/>
          <w:lang w:eastAsia="zh-CN"/>
        </w:rPr>
      </w:pPr>
      <w:r>
        <w:rPr>
          <w:rFonts w:hint="eastAsia"/>
        </w:rPr>
        <w:t>描述：</w:t>
      </w:r>
      <w:r>
        <w:rPr>
          <w:rFonts w:hint="eastAsia"/>
          <w:lang w:val="en-US" w:eastAsia="zh-CN"/>
        </w:rPr>
        <w:t>模型调优根据业务标注数据对基座模型进行调优和训练，可以支持专业算法训练和低专业人士训练。</w:t>
      </w:r>
      <w:r>
        <w:rPr>
          <w:rFonts w:hint="eastAsia"/>
        </w:rPr>
        <w:t>支持对基础模型和微调后的模型进行压缩</w:t>
      </w:r>
      <w:r>
        <w:rPr>
          <w:rFonts w:hint="eastAsia"/>
          <w:lang w:eastAsia="zh-CN"/>
        </w:rPr>
        <w:t>。</w:t>
      </w:r>
    </w:p>
    <w:p>
      <w:pPr>
        <w:pStyle w:val="40"/>
      </w:pPr>
      <w:r>
        <w:rPr>
          <w:rFonts w:hint="eastAsia"/>
        </w:rPr>
        <w:t>能力要求如下：</w:t>
      </w:r>
    </w:p>
    <w:p>
      <w:pPr>
        <w:pStyle w:val="40"/>
        <w:numPr>
          <w:ilvl w:val="0"/>
          <w:numId w:val="48"/>
        </w:numPr>
        <w:ind w:firstLineChars="0"/>
        <w:rPr>
          <w:rFonts w:hAnsi="宋体"/>
        </w:rPr>
      </w:pPr>
      <w:r>
        <w:rPr>
          <w:rFonts w:hint="eastAsia"/>
        </w:rPr>
        <w:t>应</w:t>
      </w:r>
      <w:r>
        <w:rPr>
          <w:rFonts w:hint="eastAsia" w:hAnsi="宋体"/>
        </w:rPr>
        <w:t>支持超参数调优能力，通过网格搜索、随机搜索、贝叶斯优化等方法，调优学习率、批大小、训练周期数等超参数；</w:t>
      </w:r>
    </w:p>
    <w:p>
      <w:pPr>
        <w:pStyle w:val="40"/>
        <w:numPr>
          <w:ilvl w:val="0"/>
          <w:numId w:val="48"/>
        </w:numPr>
        <w:ind w:firstLineChars="0"/>
        <w:rPr>
          <w:rFonts w:hAnsi="宋体"/>
        </w:rPr>
      </w:pPr>
      <w:r>
        <w:rPr>
          <w:rFonts w:hint="eastAsia"/>
        </w:rPr>
        <w:t>应</w:t>
      </w:r>
      <w:r>
        <w:rPr>
          <w:rFonts w:hint="eastAsia" w:hAnsi="宋体"/>
        </w:rPr>
        <w:t>支持</w:t>
      </w:r>
      <w:r>
        <w:rPr>
          <w:rFonts w:hint="eastAsia" w:hAnsi="宋体"/>
          <w:lang w:val="en-US" w:eastAsia="zh-CN"/>
        </w:rPr>
        <w:t>业界主流大模型的快速调优；</w:t>
      </w:r>
    </w:p>
    <w:p>
      <w:pPr>
        <w:pStyle w:val="40"/>
        <w:numPr>
          <w:ilvl w:val="0"/>
          <w:numId w:val="48"/>
        </w:numPr>
        <w:ind w:firstLineChars="0"/>
        <w:rPr>
          <w:rFonts w:hAnsi="宋体"/>
        </w:rPr>
      </w:pPr>
      <w:r>
        <w:rPr>
          <w:rFonts w:hint="eastAsia" w:hAnsi="宋体"/>
          <w:lang w:val="en-US" w:eastAsia="zh-CN"/>
        </w:rPr>
        <w:t>应支持模型编排服务；</w:t>
      </w:r>
    </w:p>
    <w:p>
      <w:pPr>
        <w:pStyle w:val="40"/>
        <w:numPr>
          <w:ilvl w:val="0"/>
          <w:numId w:val="48"/>
        </w:numPr>
        <w:ind w:firstLineChars="0"/>
        <w:rPr>
          <w:rFonts w:hAnsi="宋体"/>
        </w:rPr>
      </w:pPr>
      <w:r>
        <w:rPr>
          <w:rFonts w:hint="eastAsia"/>
        </w:rPr>
        <w:t>应</w:t>
      </w:r>
      <w:r>
        <w:rPr>
          <w:rFonts w:hint="eastAsia" w:hAnsi="宋体"/>
        </w:rPr>
        <w:t>支持</w:t>
      </w:r>
      <w:r>
        <w:rPr>
          <w:rFonts w:hint="eastAsia" w:hAnsi="宋体"/>
          <w:lang w:val="en-US" w:eastAsia="zh-CN"/>
        </w:rPr>
        <w:t>支持batchsize、epoch、lr等超参数配置；</w:t>
      </w:r>
    </w:p>
    <w:p>
      <w:pPr>
        <w:pStyle w:val="40"/>
        <w:numPr>
          <w:ilvl w:val="0"/>
          <w:numId w:val="48"/>
        </w:numPr>
        <w:ind w:firstLineChars="0"/>
        <w:rPr>
          <w:rFonts w:hAnsi="宋体"/>
        </w:rPr>
      </w:pPr>
      <w:r>
        <w:rPr>
          <w:rFonts w:hint="eastAsia"/>
        </w:rPr>
        <w:t>应</w:t>
      </w:r>
      <w:r>
        <w:rPr>
          <w:rFonts w:hint="eastAsia" w:hAnsi="宋体"/>
        </w:rPr>
        <w:t>支持</w:t>
      </w:r>
      <w:r>
        <w:rPr>
          <w:rFonts w:hint="eastAsia" w:hAnsi="宋体"/>
          <w:lang w:val="en-US" w:eastAsia="zh-CN"/>
        </w:rPr>
        <w:t>查看调优训练的运行进度、和interation数量；</w:t>
      </w:r>
    </w:p>
    <w:p>
      <w:pPr>
        <w:pStyle w:val="40"/>
        <w:numPr>
          <w:ilvl w:val="0"/>
          <w:numId w:val="48"/>
        </w:numPr>
        <w:ind w:firstLineChars="0"/>
        <w:rPr>
          <w:rFonts w:hAnsi="宋体"/>
        </w:rPr>
      </w:pPr>
      <w:r>
        <w:rPr>
          <w:rFonts w:hint="eastAsia" w:hAnsi="宋体"/>
          <w:lang w:val="en-US" w:eastAsia="zh-CN"/>
        </w:rPr>
        <w:t>应支持多种模型转换，如Tensorflow、Caffe、Pytorch等互转。</w:t>
      </w:r>
    </w:p>
    <w:p>
      <w:pPr>
        <w:pStyle w:val="40"/>
        <w:ind w:left="0" w:leftChars="0" w:firstLine="0" w:firstLineChars="0"/>
      </w:pPr>
    </w:p>
    <w:p>
      <w:pPr>
        <w:pStyle w:val="64"/>
        <w:numPr>
          <w:ilvl w:val="2"/>
          <w:numId w:val="4"/>
        </w:numPr>
        <w:spacing w:before="156" w:after="156"/>
        <w:outlineLvl w:val="3"/>
        <w:rPr>
          <w:rFonts w:hint="eastAsia" w:ascii="宋体" w:hAnsi="宋体" w:eastAsia="宋体"/>
          <w:lang w:val="en-US" w:eastAsia="zh-CN"/>
        </w:rPr>
      </w:pPr>
      <w:bookmarkStart w:id="296" w:name="_Toc21845"/>
      <w:bookmarkStart w:id="297" w:name="_Toc18699"/>
      <w:bookmarkStart w:id="298" w:name="_Toc23366"/>
      <w:bookmarkStart w:id="299" w:name="_Toc2713"/>
      <w:bookmarkStart w:id="300" w:name="_Toc9608"/>
      <w:bookmarkStart w:id="301" w:name="_Toc28714"/>
      <w:r>
        <w:rPr>
          <w:rFonts w:hint="eastAsia" w:ascii="宋体" w:hAnsi="宋体" w:eastAsia="宋体"/>
          <w:lang w:val="en-US" w:eastAsia="zh-CN"/>
        </w:rPr>
        <w:t>模型压缩</w:t>
      </w:r>
      <w:bookmarkEnd w:id="296"/>
      <w:bookmarkEnd w:id="297"/>
      <w:bookmarkEnd w:id="298"/>
      <w:bookmarkEnd w:id="299"/>
      <w:bookmarkEnd w:id="300"/>
      <w:bookmarkEnd w:id="301"/>
    </w:p>
    <w:p>
      <w:pPr>
        <w:pStyle w:val="40"/>
        <w:rPr>
          <w:rFonts w:hint="eastAsia"/>
          <w:lang w:val="en-US" w:eastAsia="zh-CN"/>
        </w:rPr>
      </w:pPr>
      <w:r>
        <w:rPr>
          <w:rFonts w:hint="eastAsia"/>
        </w:rPr>
        <w:t>描述：</w:t>
      </w:r>
      <w:r>
        <w:t xml:space="preserve"> </w:t>
      </w:r>
      <w:r>
        <w:rPr>
          <w:rFonts w:hint="eastAsia"/>
          <w:lang w:val="en-US" w:eastAsia="zh-CN"/>
        </w:rPr>
        <w:t>模型压缩涵盖了从压缩策略选择、压缩参数配置、压缩实施到性能评估的完整流程，满足用户定制化的压缩方案。指通过一系列工具或技术，在减小模型体积同时，尽量保持或仅轻微牺牲模型的性能。</w:t>
      </w:r>
    </w:p>
    <w:p>
      <w:pPr>
        <w:pStyle w:val="40"/>
      </w:pPr>
      <w:r>
        <w:rPr>
          <w:rFonts w:hint="eastAsia"/>
        </w:rPr>
        <w:t>能力要求如下：</w:t>
      </w:r>
    </w:p>
    <w:p>
      <w:pPr>
        <w:pStyle w:val="40"/>
        <w:numPr>
          <w:ilvl w:val="0"/>
          <w:numId w:val="49"/>
        </w:numPr>
        <w:ind w:firstLineChars="0"/>
        <w:rPr>
          <w:rFonts w:hAnsi="宋体"/>
        </w:rPr>
      </w:pPr>
      <w:r>
        <w:rPr>
          <w:rFonts w:hint="eastAsia"/>
        </w:rPr>
        <w:t>应</w:t>
      </w:r>
      <w:r>
        <w:rPr>
          <w:rFonts w:hint="eastAsia" w:hAnsi="宋体"/>
        </w:rPr>
        <w:t>支持</w:t>
      </w:r>
      <w:r>
        <w:rPr>
          <w:rFonts w:hint="eastAsia" w:hAnsi="宋体"/>
          <w:lang w:val="en-US" w:eastAsia="zh-CN"/>
        </w:rPr>
        <w:t>不同类型的模型压缩方法，如模型压缩，包括剪枝、量化、知识蒸馏等；</w:t>
      </w:r>
    </w:p>
    <w:p>
      <w:pPr>
        <w:pStyle w:val="40"/>
        <w:numPr>
          <w:ilvl w:val="0"/>
          <w:numId w:val="49"/>
        </w:numPr>
        <w:ind w:firstLineChars="0"/>
        <w:rPr>
          <w:rFonts w:hint="eastAsia"/>
        </w:rPr>
      </w:pPr>
      <w:r>
        <w:rPr>
          <w:rFonts w:hint="eastAsia"/>
        </w:rPr>
        <w:t>应支持</w:t>
      </w:r>
      <w:r>
        <w:rPr>
          <w:rFonts w:hint="eastAsia"/>
          <w:lang w:val="en-US" w:eastAsia="zh-CN"/>
        </w:rPr>
        <w:t>对模型压缩性能的评估和展示，包括但不限于压缩率、性能损失、资源消耗等；</w:t>
      </w:r>
    </w:p>
    <w:p>
      <w:pPr>
        <w:pStyle w:val="40"/>
        <w:numPr>
          <w:ilvl w:val="0"/>
          <w:numId w:val="49"/>
        </w:numPr>
        <w:ind w:firstLineChars="0"/>
        <w:rPr>
          <w:rFonts w:hint="eastAsia" w:hAnsi="宋体"/>
        </w:rPr>
      </w:pPr>
      <w:r>
        <w:rPr>
          <w:rFonts w:hint="eastAsia" w:hAnsi="宋体"/>
        </w:rPr>
        <w:t>应支持模型剪枝，提供不同级别的剪枝策略，包括结构化和非结构化剪枝；</w:t>
      </w:r>
    </w:p>
    <w:p>
      <w:pPr>
        <w:pStyle w:val="40"/>
        <w:numPr>
          <w:ilvl w:val="0"/>
          <w:numId w:val="49"/>
        </w:numPr>
        <w:ind w:firstLineChars="0"/>
        <w:rPr>
          <w:rFonts w:hint="eastAsia" w:hAnsi="宋体"/>
        </w:rPr>
      </w:pPr>
      <w:r>
        <w:rPr>
          <w:rFonts w:hint="eastAsia" w:hAnsi="宋体"/>
        </w:rPr>
        <w:t>应支持量化，提供多种量化策略，如静态、动态和自适应量化等</w:t>
      </w:r>
      <w:r>
        <w:rPr>
          <w:rFonts w:hint="eastAsia" w:hAnsi="宋体"/>
          <w:lang w:eastAsia="zh-CN"/>
        </w:rPr>
        <w:t>，</w:t>
      </w:r>
      <w:r>
        <w:rPr>
          <w:rFonts w:hint="eastAsia"/>
          <w:lang w:val="en-US" w:eastAsia="zh-CN"/>
        </w:rPr>
        <w:t>量化对象包括权重、激活、KV缓存和梯度等，量化数据格式包括INT8、FP16等；</w:t>
      </w:r>
    </w:p>
    <w:p>
      <w:pPr>
        <w:pStyle w:val="40"/>
        <w:numPr>
          <w:ilvl w:val="0"/>
          <w:numId w:val="49"/>
        </w:numPr>
        <w:ind w:firstLineChars="0"/>
        <w:rPr>
          <w:rFonts w:hAnsi="宋体"/>
        </w:rPr>
      </w:pPr>
      <w:r>
        <w:rPr>
          <w:rFonts w:hint="eastAsia"/>
        </w:rPr>
        <w:t>应</w:t>
      </w:r>
      <w:r>
        <w:rPr>
          <w:rFonts w:hint="eastAsia" w:hAnsi="宋体"/>
        </w:rPr>
        <w:t>支持PTQ和QAT模型压缩</w:t>
      </w:r>
      <w:r>
        <w:rPr>
          <w:rFonts w:hint="eastAsia" w:hAnsi="宋体"/>
          <w:lang w:eastAsia="zh-CN"/>
        </w:rPr>
        <w:t>。</w:t>
      </w:r>
    </w:p>
    <w:p>
      <w:pPr>
        <w:pStyle w:val="40"/>
      </w:pPr>
    </w:p>
    <w:p>
      <w:pPr>
        <w:pStyle w:val="64"/>
        <w:numPr>
          <w:ilvl w:val="2"/>
          <w:numId w:val="4"/>
        </w:numPr>
        <w:spacing w:before="156" w:after="156"/>
        <w:outlineLvl w:val="3"/>
        <w:rPr>
          <w:rFonts w:hint="eastAsia" w:ascii="宋体" w:hAnsi="宋体" w:eastAsia="宋体"/>
        </w:rPr>
      </w:pPr>
      <w:bookmarkStart w:id="302" w:name="_Toc31125"/>
      <w:bookmarkStart w:id="303" w:name="_Toc14640"/>
      <w:bookmarkStart w:id="304" w:name="_Toc22700"/>
      <w:bookmarkStart w:id="305" w:name="_Toc3720"/>
      <w:bookmarkStart w:id="306" w:name="_Toc31130"/>
      <w:bookmarkStart w:id="307" w:name="_Toc5958"/>
      <w:r>
        <w:rPr>
          <w:rFonts w:hint="eastAsia" w:ascii="宋体" w:hAnsi="宋体" w:eastAsia="宋体"/>
          <w:lang w:val="en-US" w:eastAsia="zh-CN"/>
        </w:rPr>
        <w:t>在线服务</w:t>
      </w:r>
      <w:bookmarkEnd w:id="302"/>
      <w:bookmarkEnd w:id="303"/>
      <w:bookmarkEnd w:id="304"/>
      <w:bookmarkEnd w:id="305"/>
      <w:bookmarkEnd w:id="306"/>
      <w:bookmarkEnd w:id="307"/>
    </w:p>
    <w:p>
      <w:pPr>
        <w:pStyle w:val="40"/>
        <w:keepNext w:val="0"/>
        <w:keepLines w:val="0"/>
        <w:widowControl/>
        <w:suppressLineNumbers w:val="0"/>
        <w:spacing w:before="0" w:beforeAutospacing="0" w:after="0" w:afterAutospacing="0" w:line="240" w:lineRule="auto"/>
        <w:ind w:left="0" w:right="0"/>
        <w:jc w:val="both"/>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描述：平台提供的开发者生态社区，为开发者提供算法模型、数据集等AI开发资源的交易或共享的功能，满足各类用户对于资源共享与隔离的要求，加速AI的开发与落地。</w:t>
      </w:r>
      <w:r>
        <w:rPr>
          <w:rFonts w:hint="eastAsia" w:ascii="宋体" w:eastAsia="宋体" w:cs="Times New Roman" w:hAnsiTheme="minorHAnsi"/>
          <w:b w:val="0"/>
          <w:bCs w:val="0"/>
          <w:i w:val="0"/>
          <w:iCs w:val="0"/>
          <w:color w:val="000000"/>
          <w:spacing w:val="0"/>
          <w:w w:val="100"/>
          <w:sz w:val="21"/>
          <w:szCs w:val="24"/>
          <w:vertAlign w:val="baseline"/>
        </w:rPr>
        <w:t>平台需支持将训练完成的模型部署成可对外提供的API。用户只需发送符合要求的请求数据，即可快速获得模型的输出结果。</w:t>
      </w:r>
    </w:p>
    <w:p>
      <w:pPr>
        <w:pStyle w:val="40"/>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能力</w:t>
      </w:r>
      <w:r>
        <w:rPr>
          <w:rFonts w:hint="eastAsia"/>
          <w:color w:val="000000" w:themeColor="text1"/>
          <w14:textFill>
            <w14:solidFill>
              <w14:schemeClr w14:val="tx1"/>
            </w14:solidFill>
          </w14:textFill>
        </w:rPr>
        <w:t>要求</w:t>
      </w:r>
      <w:r>
        <w:rPr>
          <w:rFonts w:hint="eastAsia"/>
          <w:color w:val="000000" w:themeColor="text1"/>
          <w:lang w:val="en-US" w:eastAsia="zh-CN"/>
          <w14:textFill>
            <w14:solidFill>
              <w14:schemeClr w14:val="tx1"/>
            </w14:solidFill>
          </w14:textFill>
        </w:rPr>
        <w:t>如下</w:t>
      </w:r>
      <w:r>
        <w:rPr>
          <w:rFonts w:hint="eastAsia"/>
          <w:color w:val="000000" w:themeColor="text1"/>
          <w14:textFill>
            <w14:solidFill>
              <w14:schemeClr w14:val="tx1"/>
            </w14:solidFill>
          </w14:textFill>
        </w:rPr>
        <w:t>：</w:t>
      </w:r>
    </w:p>
    <w:p>
      <w:pPr>
        <w:pStyle w:val="40"/>
        <w:numPr>
          <w:ilvl w:val="0"/>
          <w:numId w:val="50"/>
        </w:numPr>
        <w:ind w:left="782" w:hanging="363" w:firstLineChars="0"/>
        <w:rPr>
          <w:rFonts w:hint="eastAsia"/>
        </w:rPr>
      </w:pPr>
      <w:r>
        <w:rPr>
          <w:rFonts w:hint="eastAsia"/>
        </w:rPr>
        <w:t>支持团队内部数据、模型、API 的共享管理；</w:t>
      </w:r>
    </w:p>
    <w:p>
      <w:pPr>
        <w:pStyle w:val="40"/>
        <w:numPr>
          <w:ilvl w:val="0"/>
          <w:numId w:val="50"/>
        </w:numPr>
        <w:ind w:left="782" w:hanging="363" w:firstLineChars="0"/>
        <w:rPr>
          <w:rFonts w:hint="eastAsia"/>
        </w:rPr>
      </w:pPr>
      <w:r>
        <w:rPr>
          <w:rFonts w:hint="eastAsia"/>
        </w:rPr>
        <w:t>提供数据、模型、API 共享或交易平台，供用户参考使用</w:t>
      </w:r>
      <w:r>
        <w:rPr>
          <w:rFonts w:hint="eastAsia"/>
          <w:lang w:eastAsia="zh-CN"/>
        </w:rPr>
        <w:t>；</w:t>
      </w:r>
    </w:p>
    <w:p>
      <w:pPr>
        <w:pStyle w:val="40"/>
        <w:numPr>
          <w:ilvl w:val="0"/>
          <w:numId w:val="50"/>
        </w:numPr>
        <w:ind w:left="782" w:hanging="363" w:firstLineChars="0"/>
        <w:rPr>
          <w:rFonts w:hint="eastAsia"/>
        </w:rPr>
      </w:pPr>
      <w:r>
        <w:rPr>
          <w:rFonts w:hint="eastAsia"/>
        </w:rPr>
        <w:t>应支持通过镜像、模型、配置推理代码包、配置环境变量等方式部署模型；</w:t>
      </w:r>
    </w:p>
    <w:p>
      <w:pPr>
        <w:pStyle w:val="40"/>
        <w:numPr>
          <w:ilvl w:val="0"/>
          <w:numId w:val="50"/>
        </w:numPr>
        <w:ind w:left="782" w:hanging="363" w:firstLineChars="0"/>
        <w:rPr>
          <w:rFonts w:hint="eastAsia"/>
        </w:rPr>
      </w:pPr>
      <w:r>
        <w:rPr>
          <w:rFonts w:hint="eastAsia"/>
        </w:rPr>
        <w:t>应支持预置大模型的一键部署；</w:t>
      </w:r>
    </w:p>
    <w:p>
      <w:pPr>
        <w:pStyle w:val="40"/>
        <w:numPr>
          <w:ilvl w:val="0"/>
          <w:numId w:val="50"/>
        </w:numPr>
        <w:ind w:left="782" w:hanging="363" w:firstLineChars="0"/>
        <w:rPr>
          <w:rFonts w:hint="eastAsia"/>
        </w:rPr>
      </w:pPr>
      <w:r>
        <w:rPr>
          <w:rFonts w:hint="eastAsia"/>
        </w:rPr>
        <w:t>应支持模型服务的管理，如查看服务详情、更新服务资源配置、更新服务版本；</w:t>
      </w:r>
    </w:p>
    <w:p>
      <w:pPr>
        <w:pStyle w:val="40"/>
        <w:numPr>
          <w:ilvl w:val="0"/>
          <w:numId w:val="50"/>
        </w:numPr>
        <w:ind w:left="782" w:hanging="363" w:firstLineChars="0"/>
        <w:rPr>
          <w:rFonts w:hint="eastAsia"/>
        </w:rPr>
      </w:pPr>
      <w:r>
        <w:rPr>
          <w:rFonts w:hint="eastAsia"/>
        </w:rPr>
        <w:t>可支持模型服务自动休眠，减少资源浪费</w:t>
      </w:r>
      <w:r>
        <w:rPr>
          <w:rFonts w:hint="eastAsia"/>
          <w:lang w:eastAsia="zh-CN"/>
        </w:rPr>
        <w:t>。</w:t>
      </w:r>
    </w:p>
    <w:p>
      <w:pPr>
        <w:pStyle w:val="64"/>
        <w:numPr>
          <w:ilvl w:val="2"/>
          <w:numId w:val="4"/>
        </w:numPr>
        <w:spacing w:before="156" w:after="156"/>
        <w:outlineLvl w:val="3"/>
        <w:rPr>
          <w:rFonts w:hint="eastAsia" w:ascii="宋体" w:hAnsi="宋体" w:eastAsia="宋体"/>
          <w:lang w:val="en-US" w:eastAsia="zh-CN"/>
        </w:rPr>
      </w:pPr>
      <w:bookmarkStart w:id="308" w:name="_Toc10878"/>
      <w:bookmarkStart w:id="309" w:name="_Toc3142"/>
      <w:bookmarkStart w:id="310" w:name="_Toc27146"/>
      <w:bookmarkStart w:id="311" w:name="_Toc15862"/>
      <w:bookmarkStart w:id="312" w:name="_Toc25265"/>
      <w:r>
        <w:rPr>
          <w:rFonts w:hint="eastAsia" w:ascii="宋体" w:hAnsi="宋体" w:eastAsia="宋体"/>
          <w:lang w:val="en-US" w:eastAsia="zh-CN"/>
        </w:rPr>
        <w:t>推理加速</w:t>
      </w:r>
      <w:bookmarkEnd w:id="308"/>
      <w:bookmarkEnd w:id="309"/>
      <w:bookmarkEnd w:id="310"/>
      <w:bookmarkEnd w:id="311"/>
      <w:bookmarkEnd w:id="312"/>
    </w:p>
    <w:p>
      <w:pPr>
        <w:pStyle w:val="49"/>
        <w:keepNext w:val="0"/>
        <w:keepLines w:val="0"/>
        <w:widowControl/>
        <w:suppressLineNumbers w:val="0"/>
        <w:spacing w:before="0" w:beforeAutospacing="0" w:after="0" w:afterAutospacing="0" w:line="240" w:lineRule="auto"/>
        <w:ind w:left="0" w:right="0" w:firstLine="420"/>
        <w:jc w:val="both"/>
      </w:pPr>
      <w:r>
        <w:rPr>
          <w:rFonts w:hint="eastAsia" w:ascii="宋体" w:hAnsi="宋体" w:eastAsia="宋体" w:cs="宋体"/>
          <w:b w:val="0"/>
          <w:bCs w:val="0"/>
          <w:i w:val="0"/>
          <w:iCs w:val="0"/>
          <w:color w:val="000000"/>
          <w:spacing w:val="0"/>
          <w:w w:val="100"/>
          <w:sz w:val="22"/>
          <w:szCs w:val="22"/>
          <w:vertAlign w:val="baseline"/>
        </w:rPr>
        <w:t>描述：平台需支持通过改进模型结构、模型系统联合优化等方式，</w:t>
      </w:r>
      <w:r>
        <w:rPr>
          <w:rFonts w:hint="eastAsia" w:ascii="宋体" w:hAnsi="宋体" w:eastAsia="宋体" w:cs="宋体"/>
          <w:b w:val="0"/>
          <w:bCs w:val="0"/>
          <w:i w:val="0"/>
          <w:iCs w:val="0"/>
          <w:color w:val="181818"/>
          <w:spacing w:val="6"/>
          <w:w w:val="100"/>
          <w:sz w:val="21"/>
          <w:szCs w:val="21"/>
          <w:shd w:val="clear" w:fill="FFFFFF"/>
          <w:vertAlign w:val="baseline"/>
        </w:rPr>
        <w:t>对训练完成的模型进行推理加速，提升模型的推理性能。</w:t>
      </w:r>
    </w:p>
    <w:p>
      <w:pPr>
        <w:pStyle w:val="49"/>
        <w:keepNext w:val="0"/>
        <w:keepLines w:val="0"/>
        <w:widowControl/>
        <w:suppressLineNumbers w:val="0"/>
        <w:spacing w:before="0" w:beforeAutospacing="0" w:after="0" w:afterAutospacing="0" w:line="240" w:lineRule="auto"/>
        <w:ind w:left="0" w:right="0" w:firstLine="420"/>
        <w:jc w:val="both"/>
      </w:pPr>
      <w:r>
        <w:rPr>
          <w:rFonts w:hint="eastAsia" w:ascii="宋体" w:hAnsi="宋体" w:eastAsia="宋体" w:cs="宋体"/>
          <w:b w:val="0"/>
          <w:bCs w:val="0"/>
          <w:i w:val="0"/>
          <w:iCs w:val="0"/>
          <w:color w:val="000000"/>
          <w:spacing w:val="0"/>
          <w:w w:val="100"/>
          <w:sz w:val="22"/>
          <w:szCs w:val="22"/>
          <w:vertAlign w:val="baseline"/>
        </w:rPr>
        <w:t>能力要求如下：</w:t>
      </w:r>
    </w:p>
    <w:p>
      <w:pPr>
        <w:pStyle w:val="40"/>
        <w:keepNext w:val="0"/>
        <w:keepLines w:val="0"/>
        <w:widowControl/>
        <w:numPr>
          <w:ilvl w:val="0"/>
          <w:numId w:val="51"/>
        </w:numPr>
        <w:suppressLineNumbers w:val="0"/>
        <w:spacing w:before="0" w:beforeAutospacing="0" w:after="0" w:afterAutospacing="0" w:line="240" w:lineRule="auto"/>
        <w:ind w:left="178" w:leftChars="74" w:right="0" w:firstLine="363" w:firstLineChars="0"/>
        <w:jc w:val="left"/>
      </w:pPr>
      <w:r>
        <w:rPr>
          <w:rFonts w:hint="eastAsia" w:ascii="宋体" w:eastAsia="宋体" w:cs="Times New Roman" w:hAnsiTheme="minorHAnsi"/>
          <w:b w:val="0"/>
          <w:bCs w:val="0"/>
          <w:i w:val="0"/>
          <w:iCs w:val="0"/>
          <w:color w:val="000000"/>
          <w:spacing w:val="0"/>
          <w:w w:val="100"/>
          <w:sz w:val="21"/>
          <w:szCs w:val="24"/>
          <w:vertAlign w:val="baseline"/>
        </w:rPr>
        <w:t>应支持主流业内大模型的推理加速，如LLaMA、Qwen、GLM；</w:t>
      </w:r>
    </w:p>
    <w:p>
      <w:pPr>
        <w:pStyle w:val="40"/>
        <w:keepNext w:val="0"/>
        <w:keepLines w:val="0"/>
        <w:widowControl/>
        <w:numPr>
          <w:ilvl w:val="0"/>
          <w:numId w:val="51"/>
        </w:numPr>
        <w:suppressLineNumbers w:val="0"/>
        <w:spacing w:before="0" w:beforeAutospacing="0" w:after="0" w:afterAutospacing="0" w:line="240" w:lineRule="auto"/>
        <w:ind w:left="178" w:leftChars="74" w:right="0" w:firstLine="363" w:firstLineChars="0"/>
        <w:jc w:val="left"/>
      </w:pPr>
      <w:r>
        <w:rPr>
          <w:rFonts w:hint="eastAsia"/>
          <w:color w:val="000000"/>
          <w:sz w:val="21"/>
          <w:szCs w:val="24"/>
        </w:rPr>
        <w:t>支持动态批优化、模型并行加速</w:t>
      </w:r>
      <w:r>
        <w:rPr>
          <w:rFonts w:hint="eastAsia" w:ascii="宋体" w:eastAsia="宋体" w:cs="Times New Roman" w:hAnsiTheme="minorHAnsi"/>
          <w:b w:val="0"/>
          <w:bCs w:val="0"/>
          <w:i w:val="0"/>
          <w:iCs w:val="0"/>
          <w:color w:val="000000"/>
          <w:spacing w:val="0"/>
          <w:w w:val="100"/>
          <w:sz w:val="21"/>
          <w:szCs w:val="24"/>
          <w:vertAlign w:val="baseline"/>
        </w:rPr>
        <w:t>；</w:t>
      </w:r>
    </w:p>
    <w:p>
      <w:pPr>
        <w:pStyle w:val="40"/>
        <w:keepNext w:val="0"/>
        <w:keepLines w:val="0"/>
        <w:widowControl/>
        <w:numPr>
          <w:ilvl w:val="0"/>
          <w:numId w:val="51"/>
        </w:numPr>
        <w:suppressLineNumbers w:val="0"/>
        <w:spacing w:before="0" w:beforeAutospacing="0" w:after="0" w:afterAutospacing="0" w:line="240" w:lineRule="auto"/>
        <w:ind w:left="178" w:leftChars="74" w:right="0" w:firstLine="363" w:firstLineChars="0"/>
        <w:jc w:val="left"/>
      </w:pPr>
      <w:r>
        <w:rPr>
          <w:rFonts w:hint="eastAsia" w:ascii="宋体" w:eastAsia="宋体" w:cs="Times New Roman" w:hAnsiTheme="minorHAnsi"/>
          <w:b w:val="0"/>
          <w:bCs w:val="0"/>
          <w:i w:val="0"/>
          <w:iCs w:val="0"/>
          <w:color w:val="000000"/>
          <w:spacing w:val="0"/>
          <w:w w:val="100"/>
          <w:sz w:val="21"/>
          <w:szCs w:val="24"/>
          <w:vertAlign w:val="baseline"/>
        </w:rPr>
        <w:t>可支持生成推理加速优化报告；</w:t>
      </w:r>
    </w:p>
    <w:p>
      <w:pPr>
        <w:pStyle w:val="40"/>
        <w:keepNext w:val="0"/>
        <w:keepLines w:val="0"/>
        <w:widowControl/>
        <w:numPr>
          <w:ilvl w:val="0"/>
          <w:numId w:val="51"/>
        </w:numPr>
        <w:suppressLineNumbers w:val="0"/>
        <w:spacing w:before="0" w:beforeAutospacing="0" w:after="0" w:afterAutospacing="0" w:line="240" w:lineRule="auto"/>
        <w:ind w:left="178" w:leftChars="74" w:right="0" w:firstLine="363" w:firstLineChars="0"/>
        <w:jc w:val="left"/>
      </w:pPr>
      <w:r>
        <w:rPr>
          <w:rFonts w:hint="eastAsia"/>
        </w:rPr>
        <w:t>应支持跨机器学习框架标准推理协议</w:t>
      </w:r>
      <w:r>
        <w:rPr>
          <w:rFonts w:hint="eastAsia"/>
          <w:lang w:eastAsia="zh-CN"/>
        </w:rPr>
        <w:t>；</w:t>
      </w:r>
    </w:p>
    <w:p>
      <w:pPr>
        <w:pStyle w:val="40"/>
        <w:keepNext w:val="0"/>
        <w:keepLines w:val="0"/>
        <w:widowControl/>
        <w:numPr>
          <w:ilvl w:val="0"/>
          <w:numId w:val="51"/>
        </w:numPr>
        <w:suppressLineNumbers w:val="0"/>
        <w:spacing w:before="0" w:beforeAutospacing="0" w:after="0" w:afterAutospacing="0" w:line="240" w:lineRule="auto"/>
        <w:ind w:left="178" w:leftChars="74" w:right="0" w:firstLine="363" w:firstLineChars="0"/>
        <w:jc w:val="left"/>
      </w:pPr>
      <w:r>
        <w:rPr>
          <w:rFonts w:hint="eastAsia"/>
          <w:lang w:val="en-US" w:eastAsia="zh-CN"/>
        </w:rPr>
        <w:t>应支持ONNX</w:t>
      </w:r>
      <w:r>
        <w:rPr>
          <w:rFonts w:hint="eastAsia"/>
        </w:rPr>
        <w:t>开放标准</w:t>
      </w:r>
      <w:r>
        <w:rPr>
          <w:rFonts w:hint="eastAsia"/>
          <w:lang w:eastAsia="zh-CN"/>
        </w:rPr>
        <w:t>。</w:t>
      </w:r>
    </w:p>
    <w:p>
      <w:pPr>
        <w:pStyle w:val="64"/>
        <w:numPr>
          <w:ilvl w:val="2"/>
          <w:numId w:val="4"/>
        </w:numPr>
        <w:spacing w:before="156" w:after="156"/>
        <w:outlineLvl w:val="3"/>
      </w:pPr>
      <w:bookmarkStart w:id="313" w:name="_Toc25510"/>
      <w:bookmarkStart w:id="314" w:name="_Toc8152"/>
      <w:bookmarkStart w:id="315" w:name="_Toc13492"/>
      <w:bookmarkStart w:id="316" w:name="_Toc21107"/>
      <w:bookmarkStart w:id="317" w:name="_Toc4152"/>
      <w:r>
        <w:rPr>
          <w:rFonts w:hint="eastAsia" w:ascii="宋体" w:hAnsi="宋体" w:eastAsia="宋体"/>
          <w:lang w:val="en-US" w:eastAsia="zh-CN"/>
        </w:rPr>
        <w:t>弹性扩缩容</w:t>
      </w:r>
      <w:bookmarkEnd w:id="313"/>
      <w:bookmarkEnd w:id="314"/>
      <w:bookmarkEnd w:id="315"/>
      <w:bookmarkEnd w:id="316"/>
      <w:bookmarkEnd w:id="317"/>
      <w:r>
        <w:rPr>
          <w:rFonts w:hint="eastAsia" w:ascii="宋体" w:hAnsi="宋体" w:eastAsia="宋体"/>
          <w:lang w:val="en-US" w:eastAsia="zh-CN"/>
        </w:rPr>
        <w:t xml:space="preserve"> </w:t>
      </w:r>
    </w:p>
    <w:p>
      <w:pPr>
        <w:pStyle w:val="49"/>
        <w:keepNext w:val="0"/>
        <w:keepLines w:val="0"/>
        <w:widowControl/>
        <w:suppressLineNumbers w:val="0"/>
        <w:spacing w:before="0" w:beforeAutospacing="0" w:after="0" w:afterAutospacing="0" w:line="240" w:lineRule="auto"/>
        <w:ind w:left="0" w:right="0" w:firstLine="420"/>
        <w:jc w:val="both"/>
      </w:pPr>
      <w:r>
        <w:rPr>
          <w:rFonts w:hint="eastAsia" w:ascii="宋体" w:hAnsi="宋体" w:eastAsia="宋体" w:cs="宋体"/>
          <w:b w:val="0"/>
          <w:bCs w:val="0"/>
          <w:i w:val="0"/>
          <w:iCs w:val="0"/>
          <w:color w:val="000000"/>
          <w:spacing w:val="0"/>
          <w:w w:val="100"/>
          <w:sz w:val="22"/>
          <w:szCs w:val="22"/>
          <w:vertAlign w:val="baseline"/>
        </w:rPr>
        <w:t>描述：平台需支持弹性扩缩容能力，用户可根</w:t>
      </w:r>
      <w:r>
        <w:rPr>
          <w:rFonts w:hint="eastAsia" w:ascii="宋体" w:hAnsi="宋体" w:eastAsia="宋体" w:cs="宋体"/>
          <w:b w:val="0"/>
          <w:bCs w:val="0"/>
          <w:i w:val="0"/>
          <w:iCs w:val="0"/>
          <w:color w:val="181818"/>
          <w:spacing w:val="6"/>
          <w:w w:val="100"/>
          <w:sz w:val="21"/>
          <w:szCs w:val="21"/>
          <w:shd w:val="clear" w:fill="FFFFFF"/>
          <w:vertAlign w:val="baseline"/>
        </w:rPr>
        <w:t>据业务的变化，设置系统动态进行服务资源的分配和调整，以避免资源浪费和满负荷运行的情况。</w:t>
      </w:r>
    </w:p>
    <w:p>
      <w:pPr>
        <w:pStyle w:val="49"/>
        <w:keepNext w:val="0"/>
        <w:keepLines w:val="0"/>
        <w:widowControl/>
        <w:suppressLineNumbers w:val="0"/>
        <w:spacing w:before="0" w:beforeAutospacing="0" w:after="0" w:afterAutospacing="0" w:line="240" w:lineRule="auto"/>
        <w:ind w:left="0" w:right="0" w:firstLine="420"/>
        <w:jc w:val="both"/>
      </w:pPr>
      <w:r>
        <w:rPr>
          <w:rFonts w:hint="eastAsia" w:ascii="宋体" w:hAnsi="宋体" w:eastAsia="宋体" w:cs="宋体"/>
          <w:b w:val="0"/>
          <w:bCs w:val="0"/>
          <w:i w:val="0"/>
          <w:iCs w:val="0"/>
          <w:color w:val="000000"/>
          <w:spacing w:val="0"/>
          <w:w w:val="100"/>
          <w:sz w:val="22"/>
          <w:szCs w:val="22"/>
          <w:vertAlign w:val="baseline"/>
        </w:rPr>
        <w:t>能力要求如下：</w:t>
      </w:r>
    </w:p>
    <w:p>
      <w:pPr>
        <w:pStyle w:val="40"/>
        <w:keepNext w:val="0"/>
        <w:keepLines w:val="0"/>
        <w:widowControl/>
        <w:numPr>
          <w:ilvl w:val="0"/>
          <w:numId w:val="52"/>
        </w:numPr>
        <w:suppressLineNumbers w:val="0"/>
        <w:spacing w:before="0" w:beforeAutospacing="0" w:after="0" w:afterAutospacing="0" w:line="240" w:lineRule="auto"/>
        <w:ind w:left="782" w:leftChars="0" w:right="0" w:hanging="363" w:firstLineChars="0"/>
        <w:jc w:val="both"/>
        <w:rPr>
          <w:rFonts w:hint="eastAsia"/>
        </w:rPr>
      </w:pPr>
      <w:r>
        <w:rPr>
          <w:rFonts w:hint="eastAsia" w:ascii="宋体" w:eastAsia="宋体" w:cs="Times New Roman" w:hAnsiTheme="minorHAnsi"/>
          <w:b w:val="0"/>
          <w:bCs w:val="0"/>
          <w:i w:val="0"/>
          <w:iCs w:val="0"/>
          <w:color w:val="000000"/>
          <w:spacing w:val="0"/>
          <w:w w:val="100"/>
          <w:sz w:val="21"/>
          <w:szCs w:val="24"/>
          <w:vertAlign w:val="baseline"/>
        </w:rPr>
        <w:t>应支持水平自动扩缩容，自动扩缩容服务实例数；</w:t>
      </w:r>
    </w:p>
    <w:p>
      <w:pPr>
        <w:pStyle w:val="40"/>
        <w:keepNext w:val="0"/>
        <w:keepLines w:val="0"/>
        <w:widowControl/>
        <w:numPr>
          <w:ilvl w:val="0"/>
          <w:numId w:val="52"/>
        </w:numPr>
        <w:suppressLineNumbers w:val="0"/>
        <w:spacing w:before="0" w:beforeAutospacing="0" w:after="0" w:afterAutospacing="0" w:line="240" w:lineRule="auto"/>
        <w:ind w:left="782" w:leftChars="0" w:right="0" w:hanging="363" w:firstLineChars="0"/>
        <w:jc w:val="both"/>
        <w:rPr>
          <w:rFonts w:hint="eastAsia"/>
        </w:rPr>
      </w:pPr>
      <w:r>
        <w:rPr>
          <w:rFonts w:hint="eastAsia" w:ascii="宋体" w:eastAsia="宋体" w:cs="Times New Roman" w:hAnsiTheme="minorHAnsi"/>
          <w:b w:val="0"/>
          <w:bCs w:val="0"/>
          <w:i w:val="0"/>
          <w:iCs w:val="0"/>
          <w:color w:val="000000"/>
          <w:spacing w:val="0"/>
          <w:w w:val="100"/>
          <w:sz w:val="21"/>
          <w:szCs w:val="24"/>
          <w:vertAlign w:val="baseline"/>
        </w:rPr>
        <w:t>应支持定时自动扩缩容，设置调度周期；</w:t>
      </w:r>
    </w:p>
    <w:p>
      <w:pPr>
        <w:pStyle w:val="40"/>
        <w:keepNext w:val="0"/>
        <w:keepLines w:val="0"/>
        <w:widowControl/>
        <w:numPr>
          <w:ilvl w:val="0"/>
          <w:numId w:val="52"/>
        </w:numPr>
        <w:suppressLineNumbers w:val="0"/>
        <w:spacing w:before="0" w:beforeAutospacing="0" w:after="0" w:afterAutospacing="0" w:line="240" w:lineRule="auto"/>
        <w:ind w:left="782" w:leftChars="0" w:right="0" w:hanging="363" w:firstLineChars="0"/>
        <w:jc w:val="both"/>
        <w:rPr>
          <w:rFonts w:hint="eastAsia"/>
        </w:rPr>
      </w:pPr>
      <w:r>
        <w:rPr>
          <w:rFonts w:hint="eastAsia" w:ascii="宋体" w:eastAsia="宋体" w:cs="Times New Roman" w:hAnsiTheme="minorHAnsi"/>
          <w:b w:val="0"/>
          <w:bCs w:val="0"/>
          <w:i w:val="0"/>
          <w:iCs w:val="0"/>
          <w:color w:val="000000"/>
          <w:spacing w:val="0"/>
          <w:w w:val="100"/>
          <w:sz w:val="21"/>
          <w:szCs w:val="24"/>
          <w:vertAlign w:val="baseline"/>
        </w:rPr>
        <w:t>可支持自定义扩缩容阈值；</w:t>
      </w:r>
    </w:p>
    <w:p>
      <w:pPr>
        <w:pStyle w:val="40"/>
        <w:numPr>
          <w:ilvl w:val="0"/>
          <w:numId w:val="52"/>
        </w:numPr>
        <w:ind w:left="782" w:leftChars="0" w:hanging="363" w:firstLineChars="0"/>
        <w:rPr>
          <w:rFonts w:hint="eastAsia"/>
        </w:rPr>
      </w:pPr>
      <w:r>
        <w:rPr>
          <w:rFonts w:hint="eastAsia" w:ascii="宋体" w:eastAsia="宋体" w:cs="Times New Roman" w:hAnsiTheme="minorHAnsi"/>
          <w:b w:val="0"/>
          <w:bCs w:val="0"/>
          <w:i w:val="0"/>
          <w:iCs w:val="0"/>
          <w:color w:val="000000"/>
          <w:spacing w:val="0"/>
          <w:w w:val="100"/>
          <w:sz w:val="21"/>
          <w:szCs w:val="24"/>
          <w:vertAlign w:val="baseline"/>
        </w:rPr>
        <w:t>可支持指定扩缩容下达生效时长</w:t>
      </w:r>
      <w:r>
        <w:rPr>
          <w:rFonts w:hint="eastAsia" w:cs="Times New Roman"/>
          <w:b w:val="0"/>
          <w:bCs w:val="0"/>
          <w:i w:val="0"/>
          <w:iCs w:val="0"/>
          <w:spacing w:val="0"/>
          <w:w w:val="100"/>
          <w:sz w:val="21"/>
          <w:szCs w:val="24"/>
          <w:vertAlign w:val="baseline"/>
          <w:lang w:eastAsia="zh-CN"/>
        </w:rPr>
        <w:t>。</w:t>
      </w:r>
    </w:p>
    <w:p>
      <w:pPr>
        <w:pStyle w:val="40"/>
      </w:pPr>
    </w:p>
    <w:p>
      <w:pPr>
        <w:pStyle w:val="64"/>
        <w:spacing w:before="156" w:after="156"/>
        <w:rPr>
          <w:rFonts w:ascii="Times New Roman" w:hAnsi="Times New Roman"/>
        </w:rPr>
      </w:pPr>
      <w:bookmarkStart w:id="318" w:name="_Toc523765529"/>
      <w:bookmarkEnd w:id="318"/>
      <w:bookmarkStart w:id="319" w:name="_Toc523765528"/>
      <w:bookmarkEnd w:id="319"/>
      <w:bookmarkStart w:id="320" w:name="_Toc1265"/>
      <w:bookmarkStart w:id="321" w:name="_Toc13740"/>
      <w:bookmarkStart w:id="322" w:name="_Toc15859"/>
      <w:bookmarkStart w:id="323" w:name="_Toc11801"/>
      <w:bookmarkStart w:id="324" w:name="_Toc28475"/>
      <w:bookmarkStart w:id="325" w:name="_Toc23353"/>
      <w:bookmarkStart w:id="326" w:name="_Toc19136540"/>
      <w:commentRangeStart w:id="9"/>
      <w:r>
        <w:rPr>
          <w:rFonts w:hint="eastAsia" w:ascii="Times New Roman" w:hAnsi="Times New Roman"/>
          <w:lang w:val="en-US" w:eastAsia="zh-CN"/>
        </w:rPr>
        <w:t>智算工程</w:t>
      </w:r>
      <w:commentRangeEnd w:id="9"/>
      <w:r>
        <w:commentReference w:id="9"/>
      </w:r>
      <w:r>
        <w:rPr>
          <w:rFonts w:hint="eastAsia" w:ascii="Times New Roman" w:hAnsi="Times New Roman"/>
        </w:rPr>
        <w:t>应用服务能力要求</w:t>
      </w:r>
      <w:bookmarkEnd w:id="320"/>
      <w:bookmarkEnd w:id="321"/>
      <w:bookmarkEnd w:id="322"/>
      <w:bookmarkEnd w:id="323"/>
      <w:bookmarkEnd w:id="324"/>
      <w:bookmarkEnd w:id="325"/>
      <w:bookmarkEnd w:id="326"/>
    </w:p>
    <w:p>
      <w:pPr>
        <w:pStyle w:val="49"/>
        <w:keepNext w:val="0"/>
        <w:keepLines w:val="0"/>
        <w:widowControl/>
        <w:suppressLineNumbers w:val="0"/>
        <w:spacing w:before="0" w:beforeAutospacing="0" w:after="0" w:afterAutospacing="0" w:line="360" w:lineRule="auto"/>
        <w:ind w:left="0" w:right="0" w:firstLine="420"/>
        <w:jc w:val="both"/>
        <w:rPr>
          <w:rFonts w:hint="eastAsia" w:ascii="宋体" w:hAnsi="宋体" w:eastAsia="宋体" w:cs="宋体"/>
          <w:b w:val="0"/>
          <w:bCs w:val="0"/>
          <w:i w:val="0"/>
          <w:iCs w:val="0"/>
          <w:color w:val="000000"/>
          <w:spacing w:val="0"/>
          <w:w w:val="100"/>
          <w:sz w:val="21"/>
          <w:szCs w:val="21"/>
          <w:vertAlign w:val="baseline"/>
        </w:rPr>
      </w:pPr>
      <w:r>
        <w:rPr>
          <w:rFonts w:hint="eastAsia" w:hAnsi="宋体"/>
          <w:sz w:val="21"/>
          <w:szCs w:val="21"/>
        </w:rPr>
        <w:t>应用能力是用户在智算服务工程平台中运行作业时能直观使用、感受到的能力，直接影响用户在使用过程中的流畅性及易用性。</w:t>
      </w:r>
      <w:r>
        <w:rPr>
          <w:rFonts w:hint="eastAsia" w:ascii="宋体" w:hAnsi="宋体" w:eastAsia="宋体" w:cs="宋体"/>
          <w:b w:val="0"/>
          <w:bCs w:val="0"/>
          <w:i w:val="0"/>
          <w:iCs w:val="0"/>
          <w:color w:val="000000"/>
          <w:spacing w:val="0"/>
          <w:w w:val="100"/>
          <w:sz w:val="21"/>
          <w:szCs w:val="21"/>
          <w:vertAlign w:val="baseline"/>
        </w:rPr>
        <w:t>服务应用是将多个独立的API封装至同一个组内管理，并生成访问密钥和安全密钥以供用户安全调用服务。</w:t>
      </w:r>
    </w:p>
    <w:p>
      <w:pPr>
        <w:pStyle w:val="64"/>
        <w:numPr>
          <w:ilvl w:val="2"/>
          <w:numId w:val="4"/>
        </w:numPr>
        <w:spacing w:before="156" w:after="156"/>
        <w:outlineLvl w:val="3"/>
      </w:pPr>
      <w:r>
        <w:rPr>
          <w:rFonts w:hint="eastAsia" w:ascii="宋体" w:hAnsi="宋体" w:eastAsia="宋体"/>
          <w:lang w:val="en-US" w:eastAsia="zh-CN"/>
        </w:rPr>
        <w:t xml:space="preserve"> </w:t>
      </w:r>
      <w:bookmarkStart w:id="327" w:name="_Toc28292"/>
      <w:bookmarkStart w:id="328" w:name="_Toc13875"/>
      <w:bookmarkStart w:id="329" w:name="_Toc13674"/>
      <w:bookmarkStart w:id="330" w:name="_Toc21980"/>
      <w:bookmarkStart w:id="331" w:name="_Toc540"/>
      <w:r>
        <w:rPr>
          <w:rFonts w:hint="eastAsia" w:ascii="宋体" w:hAnsi="宋体" w:eastAsia="宋体"/>
          <w:lang w:val="en-US" w:eastAsia="zh-CN"/>
        </w:rPr>
        <w:t>服务应用接入</w:t>
      </w:r>
      <w:bookmarkEnd w:id="327"/>
      <w:bookmarkEnd w:id="328"/>
      <w:bookmarkEnd w:id="329"/>
      <w:bookmarkEnd w:id="330"/>
      <w:bookmarkEnd w:id="331"/>
    </w:p>
    <w:p>
      <w:pPr>
        <w:pStyle w:val="49"/>
        <w:keepNext w:val="0"/>
        <w:keepLines w:val="0"/>
        <w:widowControl/>
        <w:suppressLineNumbers w:val="0"/>
        <w:spacing w:before="0" w:beforeAutospacing="0" w:after="0" w:afterAutospacing="0" w:line="240" w:lineRule="auto"/>
        <w:ind w:left="0" w:right="0" w:firstLine="420"/>
        <w:jc w:val="both"/>
        <w:rPr>
          <w:rFonts w:hint="eastAsia" w:ascii="宋体" w:hAnsi="宋体" w:eastAsia="宋体" w:cs="宋体"/>
          <w:b w:val="0"/>
          <w:bCs w:val="0"/>
          <w:i w:val="0"/>
          <w:iCs w:val="0"/>
          <w:color w:val="000000"/>
          <w:spacing w:val="0"/>
          <w:w w:val="100"/>
          <w:sz w:val="21"/>
          <w:szCs w:val="21"/>
          <w:vertAlign w:val="baseline"/>
        </w:rPr>
      </w:pPr>
      <w:r>
        <w:rPr>
          <w:rFonts w:hint="eastAsia" w:ascii="宋体" w:hAnsi="宋体" w:eastAsia="宋体" w:cs="宋体"/>
          <w:b w:val="0"/>
          <w:bCs w:val="0"/>
          <w:i w:val="0"/>
          <w:iCs w:val="0"/>
          <w:color w:val="000000"/>
          <w:spacing w:val="0"/>
          <w:w w:val="100"/>
          <w:sz w:val="21"/>
          <w:szCs w:val="21"/>
          <w:vertAlign w:val="baseline"/>
        </w:rPr>
        <w:t>描述：平台需支持将多个API服务组合至同一个API容器中管理。</w:t>
      </w:r>
    </w:p>
    <w:p>
      <w:pPr>
        <w:pStyle w:val="49"/>
        <w:keepNext w:val="0"/>
        <w:keepLines w:val="0"/>
        <w:widowControl/>
        <w:suppressLineNumbers w:val="0"/>
        <w:spacing w:before="0" w:beforeAutospacing="0" w:after="0" w:afterAutospacing="0" w:line="240" w:lineRule="auto"/>
        <w:ind w:left="0" w:right="0" w:firstLine="420"/>
        <w:jc w:val="both"/>
      </w:pPr>
      <w:r>
        <w:rPr>
          <w:rFonts w:hint="eastAsia" w:ascii="宋体" w:hAnsi="宋体" w:eastAsia="宋体" w:cs="宋体"/>
          <w:b w:val="0"/>
          <w:bCs w:val="0"/>
          <w:i w:val="0"/>
          <w:iCs w:val="0"/>
          <w:color w:val="000000"/>
          <w:spacing w:val="0"/>
          <w:w w:val="100"/>
          <w:sz w:val="21"/>
          <w:szCs w:val="21"/>
          <w:vertAlign w:val="baseline"/>
        </w:rPr>
        <w:t>能力要求如下：</w:t>
      </w:r>
    </w:p>
    <w:p>
      <w:pPr>
        <w:pStyle w:val="49"/>
        <w:keepNext w:val="0"/>
        <w:keepLines w:val="0"/>
        <w:widowControl/>
        <w:numPr>
          <w:ilvl w:val="0"/>
          <w:numId w:val="53"/>
        </w:numPr>
        <w:suppressLineNumbers w:val="0"/>
        <w:spacing w:before="0" w:beforeAutospacing="0" w:after="0" w:afterAutospacing="0" w:line="240" w:lineRule="auto"/>
        <w:ind w:left="782" w:right="0" w:hanging="363"/>
        <w:jc w:val="both"/>
      </w:pPr>
      <w:r>
        <w:rPr>
          <w:rFonts w:hint="eastAsia" w:ascii="宋体" w:hAnsi="宋体" w:eastAsia="宋体" w:cs="宋体"/>
          <w:b w:val="0"/>
          <w:bCs w:val="0"/>
          <w:i w:val="0"/>
          <w:iCs w:val="0"/>
          <w:color w:val="000000"/>
          <w:spacing w:val="0"/>
          <w:w w:val="100"/>
          <w:sz w:val="21"/>
          <w:szCs w:val="21"/>
          <w:vertAlign w:val="baseline"/>
        </w:rPr>
        <w:t>应支持服务应用的创建；</w:t>
      </w:r>
    </w:p>
    <w:p>
      <w:pPr>
        <w:pStyle w:val="49"/>
        <w:keepNext w:val="0"/>
        <w:keepLines w:val="0"/>
        <w:widowControl/>
        <w:numPr>
          <w:ilvl w:val="0"/>
          <w:numId w:val="53"/>
        </w:numPr>
        <w:suppressLineNumbers w:val="0"/>
        <w:spacing w:before="0" w:beforeAutospacing="0" w:after="0" w:afterAutospacing="0" w:line="240" w:lineRule="auto"/>
        <w:ind w:left="782" w:right="0" w:hanging="363"/>
        <w:jc w:val="both"/>
      </w:pPr>
      <w:r>
        <w:rPr>
          <w:rFonts w:hint="eastAsia" w:ascii="宋体" w:hAnsi="宋体" w:eastAsia="宋体" w:cs="宋体"/>
          <w:b w:val="0"/>
          <w:bCs w:val="0"/>
          <w:i w:val="0"/>
          <w:iCs w:val="0"/>
          <w:color w:val="000000"/>
          <w:spacing w:val="0"/>
          <w:w w:val="100"/>
          <w:sz w:val="21"/>
          <w:szCs w:val="21"/>
          <w:vertAlign w:val="baseline"/>
        </w:rPr>
        <w:t>应支持服务应用的配置；</w:t>
      </w:r>
    </w:p>
    <w:p>
      <w:pPr>
        <w:pStyle w:val="49"/>
        <w:keepNext w:val="0"/>
        <w:keepLines w:val="0"/>
        <w:widowControl/>
        <w:numPr>
          <w:ilvl w:val="0"/>
          <w:numId w:val="53"/>
        </w:numPr>
        <w:suppressLineNumbers w:val="0"/>
        <w:spacing w:before="0" w:beforeAutospacing="0" w:after="0" w:afterAutospacing="0" w:line="240" w:lineRule="auto"/>
        <w:ind w:left="782" w:right="0" w:hanging="363"/>
        <w:jc w:val="both"/>
      </w:pPr>
      <w:r>
        <w:rPr>
          <w:rFonts w:hint="eastAsia" w:ascii="宋体" w:hAnsi="宋体" w:eastAsia="宋体" w:cs="宋体"/>
          <w:b w:val="0"/>
          <w:bCs w:val="0"/>
          <w:i w:val="0"/>
          <w:iCs w:val="0"/>
          <w:color w:val="000000"/>
          <w:spacing w:val="0"/>
          <w:w w:val="100"/>
          <w:sz w:val="21"/>
          <w:szCs w:val="21"/>
          <w:vertAlign w:val="baseline"/>
        </w:rPr>
        <w:t>应支持服务应用的删除；</w:t>
      </w:r>
    </w:p>
    <w:p>
      <w:pPr>
        <w:pStyle w:val="49"/>
        <w:keepNext w:val="0"/>
        <w:keepLines w:val="0"/>
        <w:widowControl/>
        <w:numPr>
          <w:ilvl w:val="0"/>
          <w:numId w:val="53"/>
        </w:numPr>
        <w:suppressLineNumbers w:val="0"/>
        <w:spacing w:before="0" w:beforeAutospacing="0" w:after="0" w:afterAutospacing="0" w:line="240" w:lineRule="auto"/>
        <w:ind w:left="782" w:right="0" w:hanging="363"/>
        <w:jc w:val="both"/>
      </w:pPr>
      <w:r>
        <w:rPr>
          <w:rFonts w:hint="eastAsia"/>
          <w:lang w:val="en-US" w:eastAsia="zh-CN"/>
        </w:rPr>
        <w:t>应</w:t>
      </w:r>
      <w:r>
        <w:rPr>
          <w:rFonts w:hint="eastAsia" w:ascii="宋体" w:hAnsi="宋体" w:eastAsia="宋体" w:cs="宋体"/>
          <w:b w:val="0"/>
          <w:bCs w:val="0"/>
          <w:i w:val="0"/>
          <w:iCs w:val="0"/>
          <w:color w:val="000000"/>
          <w:spacing w:val="0"/>
          <w:w w:val="100"/>
          <w:sz w:val="21"/>
          <w:szCs w:val="21"/>
          <w:vertAlign w:val="baseline"/>
        </w:rPr>
        <w:t>支持服务应用的测试；</w:t>
      </w:r>
    </w:p>
    <w:p>
      <w:pPr>
        <w:pStyle w:val="49"/>
        <w:keepNext w:val="0"/>
        <w:keepLines w:val="0"/>
        <w:widowControl/>
        <w:numPr>
          <w:ilvl w:val="0"/>
          <w:numId w:val="53"/>
        </w:numPr>
        <w:suppressLineNumbers w:val="0"/>
        <w:spacing w:before="0" w:beforeAutospacing="0" w:after="0" w:afterAutospacing="0" w:line="240" w:lineRule="auto"/>
        <w:ind w:left="782" w:right="0" w:hanging="363"/>
        <w:jc w:val="both"/>
        <w:rPr>
          <w:rFonts w:hint="eastAsia"/>
          <w:color w:val="000000"/>
          <w:sz w:val="21"/>
          <w:szCs w:val="21"/>
        </w:rPr>
      </w:pPr>
      <w:r>
        <w:rPr>
          <w:rFonts w:hint="eastAsia"/>
          <w:color w:val="000000"/>
          <w:sz w:val="21"/>
          <w:szCs w:val="21"/>
        </w:rPr>
        <w:t>应支持</w:t>
      </w:r>
      <w:r>
        <w:rPr>
          <w:rFonts w:hint="eastAsia" w:ascii="宋体" w:hAnsi="宋体" w:eastAsia="宋体" w:cs="宋体"/>
          <w:b w:val="0"/>
          <w:bCs w:val="0"/>
          <w:i w:val="0"/>
          <w:iCs w:val="0"/>
          <w:color w:val="000000"/>
          <w:spacing w:val="0"/>
          <w:w w:val="100"/>
          <w:sz w:val="21"/>
          <w:szCs w:val="21"/>
          <w:vertAlign w:val="baseline"/>
        </w:rPr>
        <w:t>生成AK/SK</w:t>
      </w:r>
      <w:r>
        <w:rPr>
          <w:rFonts w:hint="eastAsia"/>
          <w:lang w:val="en-US" w:eastAsia="zh-CN"/>
        </w:rPr>
        <w:t>认证、</w:t>
      </w:r>
      <w:r>
        <w:rPr>
          <w:rFonts w:hint="eastAsia" w:cs="宋体"/>
          <w:b w:val="0"/>
          <w:bCs w:val="0"/>
          <w:i w:val="0"/>
          <w:iCs w:val="0"/>
          <w:color w:val="000000"/>
          <w:spacing w:val="0"/>
          <w:w w:val="100"/>
          <w:sz w:val="21"/>
          <w:szCs w:val="21"/>
          <w:vertAlign w:val="baseline"/>
          <w:lang w:val="en-US" w:eastAsia="zh-CN"/>
        </w:rPr>
        <w:t>Token认证和API Key 认证</w:t>
      </w:r>
      <w:r>
        <w:rPr>
          <w:rFonts w:hint="eastAsia"/>
          <w:color w:val="000000"/>
          <w:sz w:val="21"/>
          <w:szCs w:val="21"/>
        </w:rPr>
        <w:t>鉴权方式</w:t>
      </w:r>
      <w:r>
        <w:rPr>
          <w:rFonts w:hint="eastAsia"/>
          <w:color w:val="000000"/>
          <w:sz w:val="21"/>
          <w:szCs w:val="21"/>
          <w:lang w:eastAsia="zh-CN"/>
        </w:rPr>
        <w:t>。</w:t>
      </w:r>
    </w:p>
    <w:p>
      <w:pPr>
        <w:pStyle w:val="64"/>
        <w:numPr>
          <w:ilvl w:val="2"/>
          <w:numId w:val="4"/>
        </w:numPr>
        <w:spacing w:before="156" w:after="156"/>
        <w:outlineLvl w:val="3"/>
      </w:pPr>
      <w:r>
        <w:t xml:space="preserve"> </w:t>
      </w:r>
      <w:bookmarkStart w:id="332" w:name="_Toc621"/>
      <w:bookmarkStart w:id="333" w:name="_Toc8791"/>
      <w:bookmarkStart w:id="334" w:name="_Toc27666"/>
      <w:bookmarkStart w:id="335" w:name="_Toc26110"/>
      <w:bookmarkStart w:id="336" w:name="_Toc9314"/>
      <w:r>
        <w:rPr>
          <w:rFonts w:hint="eastAsia" w:ascii="宋体" w:hAnsi="宋体" w:eastAsia="宋体"/>
          <w:lang w:val="en-US" w:eastAsia="zh-CN"/>
        </w:rPr>
        <w:t>服务应用管理</w:t>
      </w:r>
      <w:bookmarkEnd w:id="332"/>
      <w:bookmarkEnd w:id="333"/>
      <w:bookmarkEnd w:id="334"/>
      <w:bookmarkEnd w:id="335"/>
      <w:bookmarkEnd w:id="336"/>
    </w:p>
    <w:p>
      <w:pPr>
        <w:pStyle w:val="49"/>
        <w:keepNext w:val="0"/>
        <w:keepLines w:val="0"/>
        <w:widowControl/>
        <w:suppressLineNumbers w:val="0"/>
        <w:spacing w:before="0" w:beforeAutospacing="0" w:after="0" w:afterAutospacing="0" w:line="240" w:lineRule="auto"/>
        <w:ind w:left="0" w:right="0" w:firstLine="420"/>
        <w:jc w:val="both"/>
      </w:pPr>
      <w:r>
        <w:rPr>
          <w:rFonts w:hint="eastAsia" w:ascii="宋体" w:hAnsi="宋体" w:eastAsia="宋体" w:cs="宋体"/>
          <w:b w:val="0"/>
          <w:bCs w:val="0"/>
          <w:i w:val="0"/>
          <w:iCs w:val="0"/>
          <w:color w:val="000000"/>
          <w:spacing w:val="0"/>
          <w:w w:val="100"/>
          <w:sz w:val="21"/>
          <w:szCs w:val="21"/>
          <w:vertAlign w:val="baseline"/>
        </w:rPr>
        <w:t>描述：平台需支持管理已有的API资源，包括平台预置大模型及用户微调大模型的模型服务。</w:t>
      </w:r>
    </w:p>
    <w:p>
      <w:pPr>
        <w:pStyle w:val="49"/>
        <w:keepNext w:val="0"/>
        <w:keepLines w:val="0"/>
        <w:widowControl/>
        <w:suppressLineNumbers w:val="0"/>
        <w:spacing w:before="0" w:beforeAutospacing="0" w:after="0" w:afterAutospacing="0" w:line="240" w:lineRule="auto"/>
        <w:ind w:left="0" w:right="0" w:firstLine="420"/>
        <w:jc w:val="both"/>
      </w:pPr>
      <w:r>
        <w:rPr>
          <w:rFonts w:hint="eastAsia" w:ascii="宋体" w:hAnsi="宋体" w:eastAsia="宋体" w:cs="宋体"/>
          <w:b w:val="0"/>
          <w:bCs w:val="0"/>
          <w:i w:val="0"/>
          <w:iCs w:val="0"/>
          <w:color w:val="000000"/>
          <w:spacing w:val="0"/>
          <w:w w:val="100"/>
          <w:sz w:val="21"/>
          <w:szCs w:val="21"/>
          <w:vertAlign w:val="baseline"/>
        </w:rPr>
        <w:t xml:space="preserve">能力要求如下： </w:t>
      </w:r>
    </w:p>
    <w:p>
      <w:pPr>
        <w:pStyle w:val="49"/>
        <w:keepNext w:val="0"/>
        <w:keepLines w:val="0"/>
        <w:widowControl/>
        <w:numPr>
          <w:ilvl w:val="0"/>
          <w:numId w:val="54"/>
        </w:numPr>
        <w:suppressLineNumbers w:val="0"/>
        <w:spacing w:before="0" w:beforeAutospacing="0" w:after="0" w:afterAutospacing="0" w:line="240" w:lineRule="auto"/>
        <w:ind w:left="780" w:right="0" w:hanging="360"/>
        <w:jc w:val="both"/>
      </w:pPr>
      <w:r>
        <w:rPr>
          <w:rFonts w:hint="eastAsia" w:ascii="宋体" w:hAnsi="宋体" w:eastAsia="宋体" w:cs="宋体"/>
          <w:b w:val="0"/>
          <w:bCs w:val="0"/>
          <w:i w:val="0"/>
          <w:iCs w:val="0"/>
          <w:color w:val="000000"/>
          <w:spacing w:val="0"/>
          <w:w w:val="100"/>
          <w:sz w:val="21"/>
          <w:szCs w:val="21"/>
          <w:vertAlign w:val="baseline"/>
        </w:rPr>
        <w:t>应支持预置大模型的调用管理；</w:t>
      </w:r>
    </w:p>
    <w:p>
      <w:pPr>
        <w:pStyle w:val="49"/>
        <w:keepNext w:val="0"/>
        <w:keepLines w:val="0"/>
        <w:widowControl/>
        <w:numPr>
          <w:ilvl w:val="0"/>
          <w:numId w:val="54"/>
        </w:numPr>
        <w:suppressLineNumbers w:val="0"/>
        <w:spacing w:before="0" w:beforeAutospacing="0" w:after="0" w:afterAutospacing="0" w:line="240" w:lineRule="auto"/>
        <w:ind w:left="780" w:right="0" w:hanging="360"/>
        <w:jc w:val="both"/>
      </w:pPr>
      <w:r>
        <w:rPr>
          <w:rFonts w:hint="eastAsia" w:ascii="宋体" w:hAnsi="宋体" w:eastAsia="宋体" w:cs="宋体"/>
          <w:b w:val="0"/>
          <w:bCs w:val="0"/>
          <w:i w:val="0"/>
          <w:iCs w:val="0"/>
          <w:color w:val="000000"/>
          <w:spacing w:val="0"/>
          <w:w w:val="100"/>
          <w:sz w:val="21"/>
          <w:szCs w:val="21"/>
          <w:vertAlign w:val="baseline"/>
        </w:rPr>
        <w:t>应支持用户微调大模型的调用管理；</w:t>
      </w:r>
    </w:p>
    <w:p>
      <w:pPr>
        <w:pStyle w:val="49"/>
        <w:keepNext w:val="0"/>
        <w:keepLines w:val="0"/>
        <w:widowControl/>
        <w:numPr>
          <w:ilvl w:val="0"/>
          <w:numId w:val="54"/>
        </w:numPr>
        <w:suppressLineNumbers w:val="0"/>
        <w:spacing w:before="0" w:beforeAutospacing="0" w:after="0" w:afterAutospacing="0" w:line="240" w:lineRule="auto"/>
        <w:ind w:left="780" w:right="0" w:hanging="360"/>
        <w:jc w:val="both"/>
        <w:rPr>
          <w:rFonts w:hint="eastAsia" w:ascii="宋体" w:hAnsi="宋体" w:eastAsia="宋体"/>
          <w:lang w:val="en-US" w:eastAsia="zh-CN"/>
        </w:rPr>
      </w:pPr>
      <w:r>
        <w:rPr>
          <w:rFonts w:hint="eastAsia" w:ascii="宋体" w:hAnsi="宋体" w:eastAsia="宋体" w:cs="宋体"/>
          <w:b w:val="0"/>
          <w:bCs w:val="0"/>
          <w:i w:val="0"/>
          <w:iCs w:val="0"/>
          <w:color w:val="000000"/>
          <w:spacing w:val="0"/>
          <w:w w:val="100"/>
          <w:sz w:val="21"/>
          <w:szCs w:val="21"/>
          <w:vertAlign w:val="baseline"/>
        </w:rPr>
        <w:t>可支持微调大模型API的模型更新、算力更新、服务删除等操作</w:t>
      </w:r>
      <w:r>
        <w:rPr>
          <w:rFonts w:hint="eastAsia" w:cs="宋体"/>
          <w:b w:val="0"/>
          <w:bCs w:val="0"/>
          <w:i w:val="0"/>
          <w:iCs w:val="0"/>
          <w:color w:val="000000"/>
          <w:spacing w:val="0"/>
          <w:w w:val="100"/>
          <w:sz w:val="21"/>
          <w:szCs w:val="21"/>
          <w:vertAlign w:val="baseline"/>
          <w:lang w:eastAsia="zh-CN"/>
        </w:rPr>
        <w:t>。</w:t>
      </w:r>
    </w:p>
    <w:p>
      <w:pPr>
        <w:pStyle w:val="64"/>
        <w:numPr>
          <w:ilvl w:val="2"/>
          <w:numId w:val="4"/>
        </w:numPr>
        <w:spacing w:before="156" w:after="156"/>
        <w:outlineLvl w:val="3"/>
      </w:pPr>
      <w:r>
        <w:rPr>
          <w:rFonts w:hint="eastAsia" w:ascii="宋体" w:hAnsi="宋体" w:eastAsia="宋体"/>
          <w:lang w:val="en-US" w:eastAsia="zh-CN"/>
        </w:rPr>
        <w:t xml:space="preserve"> </w:t>
      </w:r>
      <w:bookmarkStart w:id="337" w:name="_Toc10514"/>
      <w:bookmarkStart w:id="338" w:name="_Toc14145"/>
      <w:bookmarkStart w:id="339" w:name="_Toc1761"/>
      <w:bookmarkStart w:id="340" w:name="_Toc9627"/>
      <w:bookmarkStart w:id="341" w:name="_Toc7220"/>
      <w:r>
        <w:rPr>
          <w:rFonts w:hint="eastAsia" w:ascii="宋体" w:hAnsi="宋体" w:eastAsia="宋体"/>
          <w:lang w:val="en-US" w:eastAsia="zh-CN"/>
        </w:rPr>
        <w:t>服务应用监测</w:t>
      </w:r>
      <w:bookmarkEnd w:id="337"/>
      <w:bookmarkEnd w:id="338"/>
      <w:bookmarkEnd w:id="339"/>
      <w:bookmarkEnd w:id="340"/>
      <w:bookmarkEnd w:id="341"/>
    </w:p>
    <w:p>
      <w:pPr>
        <w:pStyle w:val="49"/>
        <w:keepNext w:val="0"/>
        <w:keepLines w:val="0"/>
        <w:widowControl/>
        <w:suppressLineNumbers w:val="0"/>
        <w:spacing w:before="0" w:beforeAutospacing="0" w:after="0" w:afterAutospacing="0" w:line="240" w:lineRule="auto"/>
        <w:ind w:left="0" w:right="0" w:firstLine="42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bCs w:val="0"/>
          <w:i w:val="0"/>
          <w:iCs w:val="0"/>
          <w:color w:val="000000"/>
          <w:spacing w:val="0"/>
          <w:w w:val="100"/>
          <w:sz w:val="21"/>
          <w:szCs w:val="21"/>
          <w:vertAlign w:val="baseline"/>
        </w:rPr>
        <w:t>描述：平台需支持服务应用监测，用户可查看服务的调用和运行情况。</w:t>
      </w:r>
    </w:p>
    <w:p>
      <w:pPr>
        <w:pStyle w:val="49"/>
        <w:keepNext w:val="0"/>
        <w:keepLines w:val="0"/>
        <w:widowControl/>
        <w:suppressLineNumbers w:val="0"/>
        <w:spacing w:before="0" w:beforeAutospacing="0" w:after="0" w:afterAutospacing="0" w:line="240" w:lineRule="auto"/>
        <w:ind w:left="0" w:right="0" w:firstLine="42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bCs w:val="0"/>
          <w:i w:val="0"/>
          <w:iCs w:val="0"/>
          <w:color w:val="000000"/>
          <w:spacing w:val="0"/>
          <w:w w:val="100"/>
          <w:sz w:val="21"/>
          <w:szCs w:val="21"/>
          <w:vertAlign w:val="baseline"/>
        </w:rPr>
        <w:t>能力要求如下：</w:t>
      </w:r>
    </w:p>
    <w:p>
      <w:pPr>
        <w:pStyle w:val="49"/>
        <w:keepNext w:val="0"/>
        <w:keepLines w:val="0"/>
        <w:widowControl/>
        <w:numPr>
          <w:ilvl w:val="0"/>
          <w:numId w:val="55"/>
        </w:numPr>
        <w:suppressLineNumbers w:val="0"/>
        <w:spacing w:before="0" w:beforeAutospacing="0" w:after="0" w:afterAutospacing="0" w:line="240" w:lineRule="auto"/>
        <w:ind w:left="780" w:right="0" w:hanging="36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bCs w:val="0"/>
          <w:i w:val="0"/>
          <w:iCs w:val="0"/>
          <w:color w:val="000000"/>
          <w:spacing w:val="0"/>
          <w:w w:val="100"/>
          <w:sz w:val="21"/>
          <w:szCs w:val="21"/>
          <w:vertAlign w:val="baseline"/>
        </w:rPr>
        <w:t>应支持查看QPS、响应量、响应时间等API基础指标；</w:t>
      </w:r>
    </w:p>
    <w:p>
      <w:pPr>
        <w:pStyle w:val="49"/>
        <w:keepNext w:val="0"/>
        <w:keepLines w:val="0"/>
        <w:widowControl/>
        <w:numPr>
          <w:ilvl w:val="0"/>
          <w:numId w:val="55"/>
        </w:numPr>
        <w:suppressLineNumbers w:val="0"/>
        <w:spacing w:before="0" w:beforeAutospacing="0" w:after="0" w:afterAutospacing="0" w:line="240" w:lineRule="auto"/>
        <w:ind w:left="780" w:right="0" w:hanging="36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bCs w:val="0"/>
          <w:i w:val="0"/>
          <w:iCs w:val="0"/>
          <w:color w:val="000000"/>
          <w:spacing w:val="0"/>
          <w:w w:val="100"/>
          <w:sz w:val="21"/>
          <w:szCs w:val="21"/>
          <w:vertAlign w:val="baseline"/>
        </w:rPr>
        <w:t>应支持查看CPU使用率、内存使用率等资源指标；</w:t>
      </w:r>
    </w:p>
    <w:p>
      <w:pPr>
        <w:pStyle w:val="49"/>
        <w:keepNext w:val="0"/>
        <w:keepLines w:val="0"/>
        <w:widowControl/>
        <w:numPr>
          <w:ilvl w:val="0"/>
          <w:numId w:val="55"/>
        </w:numPr>
        <w:suppressLineNumbers w:val="0"/>
        <w:spacing w:before="0" w:beforeAutospacing="0" w:after="0" w:afterAutospacing="0" w:line="240" w:lineRule="auto"/>
        <w:ind w:left="780" w:right="0" w:hanging="360"/>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bCs w:val="0"/>
          <w:i w:val="0"/>
          <w:iCs w:val="0"/>
          <w:color w:val="000000"/>
          <w:spacing w:val="0"/>
          <w:w w:val="100"/>
          <w:sz w:val="21"/>
          <w:szCs w:val="21"/>
          <w:vertAlign w:val="baseline"/>
        </w:rPr>
        <w:t>应支持查看GPU使用率、显存使用率等资源指标；</w:t>
      </w:r>
    </w:p>
    <w:p>
      <w:pPr>
        <w:pStyle w:val="49"/>
        <w:keepNext w:val="0"/>
        <w:keepLines w:val="0"/>
        <w:widowControl/>
        <w:numPr>
          <w:ilvl w:val="0"/>
          <w:numId w:val="55"/>
        </w:numPr>
        <w:suppressLineNumbers w:val="0"/>
        <w:spacing w:before="0" w:beforeAutospacing="0" w:after="0" w:afterAutospacing="0" w:line="240" w:lineRule="auto"/>
        <w:ind w:left="780" w:right="0" w:hanging="36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应</w:t>
      </w:r>
      <w:r>
        <w:rPr>
          <w:rFonts w:hint="eastAsia" w:asciiTheme="minorEastAsia" w:hAnsiTheme="minorEastAsia" w:eastAsiaTheme="minorEastAsia" w:cstheme="minorEastAsia"/>
          <w:b w:val="0"/>
          <w:bCs w:val="0"/>
          <w:i w:val="0"/>
          <w:iCs w:val="0"/>
          <w:color w:val="000000"/>
          <w:spacing w:val="0"/>
          <w:w w:val="100"/>
          <w:sz w:val="21"/>
          <w:szCs w:val="21"/>
          <w:vertAlign w:val="baseline"/>
        </w:rPr>
        <w:t>支持查看秒级资源的监控数据；</w:t>
      </w:r>
    </w:p>
    <w:p>
      <w:pPr>
        <w:pStyle w:val="49"/>
        <w:keepNext w:val="0"/>
        <w:keepLines w:val="0"/>
        <w:widowControl/>
        <w:numPr>
          <w:ilvl w:val="0"/>
          <w:numId w:val="55"/>
        </w:numPr>
        <w:suppressLineNumbers w:val="0"/>
        <w:spacing w:before="0" w:beforeAutospacing="0" w:after="0" w:afterAutospacing="0" w:line="240" w:lineRule="auto"/>
        <w:ind w:left="780" w:right="0" w:hanging="36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应支持查看调用模型推理的输入、输出、总Token数</w:t>
      </w:r>
      <w:r>
        <w:rPr>
          <w:rFonts w:hint="eastAsia" w:asciiTheme="minorEastAsia" w:hAnsiTheme="minorEastAsia" w:eastAsiaTheme="minorEastAsia" w:cstheme="minorEastAsia"/>
          <w:sz w:val="21"/>
          <w:szCs w:val="21"/>
          <w:lang w:eastAsia="zh-CN"/>
        </w:rPr>
        <w:t>。</w:t>
      </w:r>
    </w:p>
    <w:p>
      <w:pPr>
        <w:pStyle w:val="64"/>
        <w:spacing w:before="156" w:after="156"/>
        <w:rPr>
          <w:rFonts w:ascii="Times New Roman" w:hAnsi="Times New Roman"/>
        </w:rPr>
      </w:pPr>
      <w:bookmarkStart w:id="342" w:name="_Toc26311"/>
      <w:bookmarkStart w:id="343" w:name="_Toc17439"/>
      <w:bookmarkStart w:id="344" w:name="_Toc31873"/>
      <w:bookmarkStart w:id="345" w:name="_Toc4562"/>
      <w:bookmarkStart w:id="346" w:name="_Toc12609"/>
      <w:bookmarkStart w:id="347" w:name="_Toc28082"/>
      <w:r>
        <w:rPr>
          <w:rFonts w:hint="eastAsia" w:ascii="Times New Roman" w:hAnsi="Times New Roman"/>
        </w:rPr>
        <w:t>管理运维服务能力要求</w:t>
      </w:r>
      <w:bookmarkEnd w:id="342"/>
      <w:bookmarkEnd w:id="343"/>
      <w:bookmarkEnd w:id="344"/>
      <w:bookmarkEnd w:id="345"/>
      <w:bookmarkEnd w:id="346"/>
      <w:bookmarkEnd w:id="347"/>
    </w:p>
    <w:p>
      <w:pPr>
        <w:pStyle w:val="64"/>
        <w:numPr>
          <w:ilvl w:val="2"/>
          <w:numId w:val="4"/>
        </w:numPr>
        <w:spacing w:before="156" w:after="156"/>
        <w:outlineLvl w:val="3"/>
        <w:rPr>
          <w:rFonts w:ascii="宋体" w:hAnsi="宋体" w:eastAsia="宋体"/>
        </w:rPr>
      </w:pPr>
      <w:bookmarkStart w:id="348" w:name="_Toc2140"/>
      <w:bookmarkStart w:id="349" w:name="_Toc6033"/>
      <w:bookmarkStart w:id="350" w:name="_Toc20094"/>
      <w:bookmarkStart w:id="351" w:name="_Toc7060"/>
      <w:bookmarkStart w:id="352" w:name="_Toc27910"/>
      <w:bookmarkStart w:id="353" w:name="_Toc4041"/>
      <w:r>
        <w:rPr>
          <w:rFonts w:hint="eastAsia" w:ascii="宋体" w:hAnsi="宋体" w:eastAsia="宋体"/>
          <w:lang w:val="en-US" w:eastAsia="zh-CN"/>
        </w:rPr>
        <w:t>资源</w:t>
      </w:r>
      <w:r>
        <w:rPr>
          <w:rFonts w:hint="eastAsia" w:ascii="宋体" w:hAnsi="宋体" w:eastAsia="宋体"/>
        </w:rPr>
        <w:t>管理</w:t>
      </w:r>
      <w:bookmarkEnd w:id="348"/>
      <w:bookmarkEnd w:id="349"/>
      <w:bookmarkEnd w:id="350"/>
      <w:bookmarkEnd w:id="351"/>
      <w:bookmarkEnd w:id="352"/>
      <w:bookmarkEnd w:id="353"/>
    </w:p>
    <w:p>
      <w:pPr>
        <w:pStyle w:val="40"/>
        <w:rPr>
          <w:rFonts w:hAnsi="宋体"/>
        </w:rPr>
      </w:pPr>
      <w:r>
        <w:rPr>
          <w:rFonts w:hint="eastAsia" w:hAnsi="宋体"/>
        </w:rPr>
        <w:t>描述：</w:t>
      </w:r>
      <w:r>
        <w:rPr>
          <w:rFonts w:hint="eastAsia"/>
        </w:rPr>
        <w:t>平台需要对依赖基础设施层（</w:t>
      </w:r>
      <w:r>
        <w:t>I</w:t>
      </w:r>
      <w:r>
        <w:rPr>
          <w:rFonts w:hint="eastAsia"/>
        </w:rPr>
        <w:t>aaS）的资源进行有效管理，以支持机器学习的模型训练、推理等任务的进行。</w:t>
      </w:r>
    </w:p>
    <w:p>
      <w:pPr>
        <w:pStyle w:val="49"/>
        <w:spacing w:before="0" w:beforeAutospacing="0" w:after="0" w:afterAutospacing="0"/>
        <w:ind w:firstLine="420"/>
        <w:jc w:val="both"/>
        <w:rPr>
          <w:rFonts w:hint="eastAsia" w:asciiTheme="minorEastAsia" w:hAnsiTheme="minorEastAsia" w:eastAsiaTheme="minorEastAsia" w:cstheme="minorEastAsia"/>
          <w:b w:val="0"/>
          <w:bCs w:val="0"/>
          <w:i w:val="0"/>
          <w:iCs w:val="0"/>
          <w:color w:val="000000"/>
          <w:spacing w:val="0"/>
          <w:w w:val="100"/>
          <w:sz w:val="21"/>
          <w:szCs w:val="21"/>
          <w:vertAlign w:val="baseline"/>
        </w:rPr>
      </w:pPr>
      <w:r>
        <w:rPr>
          <w:rFonts w:hint="eastAsia" w:asciiTheme="minorEastAsia" w:hAnsiTheme="minorEastAsia" w:eastAsiaTheme="minorEastAsia" w:cstheme="minorEastAsia"/>
          <w:b w:val="0"/>
          <w:bCs w:val="0"/>
          <w:i w:val="0"/>
          <w:iCs w:val="0"/>
          <w:color w:val="000000"/>
          <w:spacing w:val="0"/>
          <w:w w:val="100"/>
          <w:sz w:val="21"/>
          <w:szCs w:val="21"/>
          <w:vertAlign w:val="baseline"/>
        </w:rPr>
        <w:t>能力要求如下：</w:t>
      </w:r>
    </w:p>
    <w:p>
      <w:pPr>
        <w:pStyle w:val="49"/>
        <w:numPr>
          <w:ilvl w:val="-1"/>
          <w:numId w:val="0"/>
        </w:numPr>
        <w:spacing w:before="0" w:beforeAutospacing="0" w:after="0" w:afterAutospacing="0"/>
        <w:ind w:left="420" w:firstLine="0"/>
        <w:jc w:val="both"/>
        <w:rPr>
          <w:rFonts w:hint="eastAsia" w:hAnsi="宋体" w:eastAsia="宋体"/>
          <w:sz w:val="21"/>
          <w:szCs w:val="21"/>
          <w:lang w:eastAsia="zh-CN"/>
        </w:rPr>
      </w:pPr>
      <w:r>
        <w:rPr>
          <w:rFonts w:hint="eastAsia" w:asciiTheme="minorEastAsia" w:hAnsiTheme="minorEastAsia" w:eastAsiaTheme="minorEastAsia" w:cstheme="minorEastAsia"/>
          <w:sz w:val="21"/>
          <w:szCs w:val="21"/>
          <w:lang w:val="en-US" w:eastAsia="zh-CN"/>
        </w:rPr>
        <w:t xml:space="preserve">a) </w:t>
      </w:r>
      <w:r>
        <w:rPr>
          <w:rFonts w:hint="eastAsia" w:asciiTheme="minorEastAsia" w:hAnsiTheme="minorEastAsia" w:eastAsiaTheme="minorEastAsia" w:cstheme="minorEastAsia"/>
          <w:sz w:val="21"/>
          <w:szCs w:val="21"/>
        </w:rPr>
        <w:t>支持</w:t>
      </w:r>
      <w:r>
        <w:rPr>
          <w:rFonts w:hint="eastAsia" w:hAnsi="宋体"/>
          <w:sz w:val="21"/>
          <w:szCs w:val="21"/>
        </w:rPr>
        <w:t>对平台IaaS资源的监控，包括</w:t>
      </w:r>
      <w:r>
        <w:rPr>
          <w:rFonts w:hint="eastAsia" w:hAnsi="宋体"/>
          <w:sz w:val="21"/>
          <w:szCs w:val="21"/>
          <w:lang w:val="en-US" w:eastAsia="zh-CN"/>
        </w:rPr>
        <w:t>裸金属服务器、</w:t>
      </w:r>
      <w:r>
        <w:rPr>
          <w:rFonts w:hint="eastAsia" w:hAnsi="宋体"/>
          <w:sz w:val="21"/>
          <w:szCs w:val="21"/>
        </w:rPr>
        <w:t>虚拟机、G</w:t>
      </w:r>
      <w:r>
        <w:rPr>
          <w:rFonts w:hAnsi="宋体"/>
          <w:sz w:val="21"/>
          <w:szCs w:val="21"/>
        </w:rPr>
        <w:t>PU</w:t>
      </w:r>
      <w:r>
        <w:rPr>
          <w:rFonts w:hint="eastAsia" w:hAnsi="宋体"/>
          <w:sz w:val="21"/>
          <w:szCs w:val="21"/>
        </w:rPr>
        <w:t>、内存、存储、网络等监控</w:t>
      </w:r>
      <w:r>
        <w:rPr>
          <w:rFonts w:hint="eastAsia"/>
          <w:sz w:val="21"/>
          <w:szCs w:val="21"/>
          <w:lang w:eastAsia="zh-CN"/>
        </w:rPr>
        <w:t>；</w:t>
      </w:r>
    </w:p>
    <w:p>
      <w:pPr>
        <w:pStyle w:val="49"/>
        <w:spacing w:before="0" w:beforeAutospacing="0" w:after="0" w:afterAutospacing="0"/>
        <w:ind w:left="0" w:firstLine="420"/>
        <w:jc w:val="both"/>
        <w:rPr>
          <w:rFonts w:hint="eastAsia"/>
          <w:sz w:val="21"/>
          <w:szCs w:val="21"/>
          <w:lang w:val="en-US" w:eastAsia="zh-CN"/>
        </w:rPr>
      </w:pPr>
      <w:r>
        <w:rPr>
          <w:rFonts w:hint="eastAsia"/>
          <w:sz w:val="21"/>
          <w:szCs w:val="21"/>
          <w:lang w:val="en-US" w:eastAsia="zh-CN"/>
        </w:rPr>
        <w:t xml:space="preserve">b) </w:t>
      </w:r>
      <w:r>
        <w:rPr>
          <w:rFonts w:hint="eastAsia" w:hAnsi="宋体"/>
          <w:sz w:val="21"/>
          <w:szCs w:val="21"/>
        </w:rPr>
        <w:t>支持对客户容器资源的监控，包括</w:t>
      </w:r>
      <w:r>
        <w:rPr>
          <w:rFonts w:hint="eastAsia" w:hAnsi="宋体"/>
          <w:sz w:val="21"/>
          <w:szCs w:val="21"/>
          <w:lang w:val="en-US" w:eastAsia="zh-CN"/>
        </w:rPr>
        <w:t>CPU资源、</w:t>
      </w:r>
      <w:r>
        <w:rPr>
          <w:rFonts w:hint="eastAsia" w:hAnsi="宋体"/>
          <w:sz w:val="21"/>
          <w:szCs w:val="21"/>
        </w:rPr>
        <w:t>G</w:t>
      </w:r>
      <w:r>
        <w:rPr>
          <w:rFonts w:hAnsi="宋体"/>
          <w:sz w:val="21"/>
          <w:szCs w:val="21"/>
        </w:rPr>
        <w:t>PU</w:t>
      </w:r>
      <w:r>
        <w:rPr>
          <w:rFonts w:hint="eastAsia" w:hAnsi="宋体"/>
          <w:sz w:val="21"/>
          <w:szCs w:val="21"/>
        </w:rPr>
        <w:t>资源、内存、存储、网络等监</w:t>
      </w:r>
      <w:r>
        <w:rPr>
          <w:rFonts w:hint="eastAsia"/>
          <w:sz w:val="21"/>
          <w:szCs w:val="21"/>
          <w:lang w:val="en-US" w:eastAsia="zh-CN"/>
        </w:rPr>
        <w:t>控；</w:t>
      </w:r>
    </w:p>
    <w:p>
      <w:pPr>
        <w:pStyle w:val="49"/>
        <w:spacing w:before="0" w:beforeAutospacing="0" w:after="0" w:afterAutospacing="0"/>
        <w:ind w:left="0" w:firstLine="420"/>
        <w:jc w:val="both"/>
        <w:rPr>
          <w:rFonts w:hint="eastAsia" w:hAnsi="宋体"/>
          <w:sz w:val="21"/>
          <w:szCs w:val="21"/>
        </w:rPr>
      </w:pPr>
      <w:r>
        <w:rPr>
          <w:rFonts w:hint="eastAsia"/>
          <w:sz w:val="21"/>
          <w:szCs w:val="21"/>
          <w:lang w:val="en-US" w:eastAsia="zh-CN"/>
        </w:rPr>
        <w:t>c) 支持用户在线热更新（增加/减少）GPU计算卡、GPU容器实例数量或调整云主机的规格配置；</w:t>
      </w:r>
      <w:r>
        <w:rPr>
          <w:rFonts w:hint="eastAsia"/>
          <w:sz w:val="21"/>
          <w:szCs w:val="21"/>
          <w:lang w:val="en-US" w:eastAsia="zh-CN"/>
        </w:rPr>
        <w:tab/>
      </w:r>
      <w:r>
        <w:rPr>
          <w:rFonts w:hint="eastAsia"/>
          <w:sz w:val="21"/>
          <w:szCs w:val="21"/>
          <w:lang w:val="en-US" w:eastAsia="zh-CN"/>
        </w:rPr>
        <w:t xml:space="preserve">d) </w:t>
      </w:r>
      <w:r>
        <w:rPr>
          <w:rFonts w:hint="eastAsia" w:hAnsi="宋体"/>
          <w:sz w:val="21"/>
          <w:szCs w:val="21"/>
        </w:rPr>
        <w:t>支持训练或推理任务结束时，自动回收资源：</w:t>
      </w:r>
    </w:p>
    <w:p>
      <w:pPr>
        <w:pStyle w:val="49"/>
        <w:spacing w:before="0" w:beforeAutospacing="0" w:after="0" w:afterAutospacing="0"/>
        <w:ind w:left="0" w:firstLine="420" w:firstLineChars="0"/>
        <w:jc w:val="both"/>
        <w:rPr>
          <w:rFonts w:hAnsi="宋体"/>
          <w:sz w:val="21"/>
          <w:szCs w:val="21"/>
        </w:rPr>
      </w:pPr>
      <w:r>
        <w:rPr>
          <w:rFonts w:hint="eastAsia"/>
          <w:sz w:val="21"/>
          <w:szCs w:val="21"/>
          <w:lang w:val="en-US" w:eastAsia="zh-CN"/>
        </w:rPr>
        <w:t xml:space="preserve">e) </w:t>
      </w:r>
      <w:r>
        <w:rPr>
          <w:rFonts w:hint="eastAsia" w:hAnsi="宋体"/>
          <w:sz w:val="21"/>
          <w:szCs w:val="21"/>
        </w:rPr>
        <w:t>支持</w:t>
      </w:r>
      <w:r>
        <w:rPr>
          <w:rFonts w:hint="eastAsia" w:hAnsi="宋体"/>
          <w:sz w:val="21"/>
          <w:szCs w:val="21"/>
          <w:lang w:val="en-US" w:eastAsia="zh-CN"/>
        </w:rPr>
        <w:t>对</w:t>
      </w:r>
      <w:r>
        <w:rPr>
          <w:rFonts w:hint="eastAsia" w:hAnsi="宋体"/>
          <w:sz w:val="21"/>
          <w:szCs w:val="21"/>
        </w:rPr>
        <w:t>多集群等分布式资源的调度和管理</w:t>
      </w:r>
      <w:r>
        <w:rPr>
          <w:rFonts w:hint="eastAsia"/>
          <w:sz w:val="21"/>
          <w:szCs w:val="21"/>
          <w:lang w:eastAsia="zh-CN"/>
        </w:rPr>
        <w:t>。</w:t>
      </w:r>
    </w:p>
    <w:p>
      <w:pPr>
        <w:pStyle w:val="64"/>
        <w:numPr>
          <w:ilvl w:val="2"/>
          <w:numId w:val="4"/>
        </w:numPr>
        <w:spacing w:before="156" w:after="156"/>
        <w:outlineLvl w:val="3"/>
        <w:rPr>
          <w:rFonts w:hint="eastAsia" w:ascii="宋体" w:hAnsi="宋体" w:eastAsia="宋体"/>
          <w:lang w:val="en-US" w:eastAsia="zh-CN"/>
        </w:rPr>
      </w:pPr>
      <w:bookmarkStart w:id="354" w:name="_Toc4361"/>
      <w:bookmarkStart w:id="355" w:name="_Toc19714"/>
      <w:bookmarkStart w:id="356" w:name="_Toc29821"/>
      <w:bookmarkStart w:id="357" w:name="_Toc13893"/>
      <w:bookmarkStart w:id="358" w:name="_Toc30724"/>
      <w:bookmarkStart w:id="359" w:name="_Toc24271"/>
      <w:r>
        <w:rPr>
          <w:rFonts w:hint="eastAsia" w:ascii="宋体" w:hAnsi="宋体" w:eastAsia="宋体"/>
          <w:lang w:val="en-US" w:eastAsia="zh-CN"/>
        </w:rPr>
        <w:t>用户管理</w:t>
      </w:r>
      <w:bookmarkEnd w:id="354"/>
      <w:bookmarkEnd w:id="355"/>
      <w:bookmarkEnd w:id="356"/>
      <w:bookmarkEnd w:id="357"/>
      <w:bookmarkEnd w:id="358"/>
      <w:bookmarkEnd w:id="359"/>
    </w:p>
    <w:p>
      <w:pPr>
        <w:pStyle w:val="40"/>
        <w:rPr>
          <w:rFonts w:hint="eastAsia"/>
        </w:rPr>
      </w:pPr>
      <w:r>
        <w:rPr>
          <w:rFonts w:hint="eastAsia"/>
        </w:rPr>
        <w:t>描述：指</w:t>
      </w:r>
      <w:r>
        <w:rPr>
          <w:rFonts w:hint="eastAsia"/>
          <w:lang w:val="en-US" w:eastAsia="zh-CN"/>
        </w:rPr>
        <w:t>智算工程</w:t>
      </w:r>
      <w:r>
        <w:rPr>
          <w:rFonts w:hint="eastAsia"/>
        </w:rPr>
        <w:t>平台能提供用户</w:t>
      </w:r>
      <w:r>
        <w:rPr>
          <w:rFonts w:hint="eastAsia"/>
          <w:lang w:val="en-US" w:eastAsia="zh-CN"/>
        </w:rPr>
        <w:t>/用户组</w:t>
      </w:r>
      <w:r>
        <w:rPr>
          <w:rFonts w:hint="eastAsia"/>
        </w:rPr>
        <w:t>账号管理的能力</w:t>
      </w:r>
    </w:p>
    <w:p>
      <w:pPr>
        <w:pStyle w:val="49"/>
        <w:spacing w:before="0" w:beforeAutospacing="0" w:after="0" w:afterAutospacing="0"/>
        <w:ind w:firstLine="420"/>
        <w:jc w:val="both"/>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b w:val="0"/>
          <w:bCs w:val="0"/>
          <w:i w:val="0"/>
          <w:iCs w:val="0"/>
          <w:color w:val="000000"/>
          <w:spacing w:val="0"/>
          <w:w w:val="100"/>
          <w:sz w:val="21"/>
          <w:szCs w:val="21"/>
          <w:vertAlign w:val="baseline"/>
        </w:rPr>
        <w:t>能力要求如下：</w:t>
      </w:r>
    </w:p>
    <w:p>
      <w:pPr>
        <w:pStyle w:val="40"/>
        <w:numPr>
          <w:ilvl w:val="0"/>
          <w:numId w:val="56"/>
        </w:numPr>
        <w:ind w:firstLineChars="0"/>
        <w:rPr>
          <w:rFonts w:hAnsi="宋体"/>
        </w:rPr>
      </w:pPr>
      <w:r>
        <w:rPr>
          <w:rFonts w:hint="eastAsia" w:hAnsi="宋体"/>
        </w:rPr>
        <w:t>应</w:t>
      </w:r>
      <w:r>
        <w:rPr>
          <w:rFonts w:hAnsi="宋体"/>
        </w:rPr>
        <w:t>支持</w:t>
      </w:r>
      <w:r>
        <w:rPr>
          <w:rFonts w:hint="eastAsia" w:hAnsi="宋体"/>
        </w:rPr>
        <w:t>用户</w:t>
      </w:r>
      <w:r>
        <w:rPr>
          <w:rFonts w:hint="eastAsia" w:hAnsi="宋体"/>
          <w:lang w:val="en-US" w:eastAsia="zh-CN"/>
        </w:rPr>
        <w:t>/用户组</w:t>
      </w:r>
      <w:r>
        <w:rPr>
          <w:rFonts w:hint="eastAsia" w:hAnsi="宋体"/>
        </w:rPr>
        <w:t>账号管理，如创建、修改、查询、删除等；</w:t>
      </w:r>
    </w:p>
    <w:p>
      <w:pPr>
        <w:pStyle w:val="40"/>
        <w:numPr>
          <w:ilvl w:val="0"/>
          <w:numId w:val="56"/>
        </w:numPr>
        <w:ind w:firstLineChars="0"/>
        <w:rPr>
          <w:rFonts w:hAnsi="宋体"/>
        </w:rPr>
      </w:pPr>
      <w:r>
        <w:rPr>
          <w:rFonts w:hint="eastAsia" w:hAnsi="宋体"/>
        </w:rPr>
        <w:t>应支持用户</w:t>
      </w:r>
      <w:r>
        <w:rPr>
          <w:rFonts w:hint="eastAsia" w:hAnsi="宋体"/>
          <w:lang w:val="en-US" w:eastAsia="zh-CN"/>
        </w:rPr>
        <w:t>/用户组</w:t>
      </w:r>
      <w:r>
        <w:rPr>
          <w:rFonts w:hint="eastAsia" w:hAnsi="宋体"/>
        </w:rPr>
        <w:t>权限管理，如添加、移除权限等；</w:t>
      </w:r>
    </w:p>
    <w:p>
      <w:pPr>
        <w:pStyle w:val="40"/>
        <w:numPr>
          <w:ilvl w:val="0"/>
          <w:numId w:val="56"/>
        </w:numPr>
        <w:ind w:firstLineChars="0"/>
        <w:rPr>
          <w:rFonts w:hAnsi="宋体"/>
        </w:rPr>
      </w:pPr>
      <w:r>
        <w:rPr>
          <w:rFonts w:hint="eastAsia" w:hAnsi="宋体"/>
        </w:rPr>
        <w:t>应支持用户</w:t>
      </w:r>
      <w:r>
        <w:rPr>
          <w:rFonts w:hint="eastAsia" w:hAnsi="宋体"/>
          <w:lang w:val="en-US" w:eastAsia="zh-CN"/>
        </w:rPr>
        <w:t>/用户组</w:t>
      </w:r>
      <w:r>
        <w:rPr>
          <w:rFonts w:hint="eastAsia" w:hAnsi="宋体"/>
        </w:rPr>
        <w:t>密码管理，如密码修改、重置；</w:t>
      </w:r>
    </w:p>
    <w:p>
      <w:pPr>
        <w:pStyle w:val="40"/>
        <w:numPr>
          <w:ilvl w:val="0"/>
          <w:numId w:val="56"/>
        </w:numPr>
        <w:ind w:firstLineChars="0"/>
        <w:rPr>
          <w:rFonts w:hAnsi="宋体"/>
        </w:rPr>
      </w:pPr>
      <w:r>
        <w:rPr>
          <w:rFonts w:hint="eastAsia" w:hAnsi="宋体"/>
        </w:rPr>
        <w:t>应</w:t>
      </w:r>
      <w:r>
        <w:rPr>
          <w:rFonts w:hAnsi="宋体"/>
        </w:rPr>
        <w:t>支持通过用户名和密码对用户</w:t>
      </w:r>
      <w:r>
        <w:rPr>
          <w:rFonts w:hint="eastAsia" w:hAnsi="宋体"/>
          <w:lang w:val="en-US" w:eastAsia="zh-CN"/>
        </w:rPr>
        <w:t>/用户组</w:t>
      </w:r>
      <w:r>
        <w:rPr>
          <w:rFonts w:hAnsi="宋体"/>
        </w:rPr>
        <w:t>身份进行认证；</w:t>
      </w:r>
    </w:p>
    <w:p>
      <w:pPr>
        <w:pStyle w:val="40"/>
        <w:numPr>
          <w:ilvl w:val="0"/>
          <w:numId w:val="56"/>
        </w:numPr>
        <w:ind w:firstLineChars="0"/>
        <w:rPr>
          <w:rFonts w:hAnsi="宋体"/>
        </w:rPr>
      </w:pPr>
      <w:r>
        <w:rPr>
          <w:rFonts w:hint="eastAsia" w:hAnsi="宋体"/>
        </w:rPr>
        <w:t>应</w:t>
      </w:r>
      <w:r>
        <w:rPr>
          <w:rFonts w:hAnsi="宋体"/>
        </w:rPr>
        <w:t>支持管理员修改其他用户</w:t>
      </w:r>
      <w:r>
        <w:rPr>
          <w:rFonts w:hint="eastAsia" w:hAnsi="宋体"/>
          <w:lang w:val="en-US" w:eastAsia="zh-CN"/>
        </w:rPr>
        <w:t>/用户组</w:t>
      </w:r>
      <w:r>
        <w:rPr>
          <w:rFonts w:hAnsi="宋体"/>
        </w:rPr>
        <w:t>访问</w:t>
      </w:r>
      <w:r>
        <w:rPr>
          <w:rFonts w:hint="eastAsia" w:hAnsi="宋体"/>
        </w:rPr>
        <w:t>计算、存储、网络等资</w:t>
      </w:r>
      <w:r>
        <w:rPr>
          <w:rFonts w:hAnsi="宋体"/>
        </w:rPr>
        <w:t>源的权限</w:t>
      </w:r>
      <w:r>
        <w:rPr>
          <w:rFonts w:hint="eastAsia" w:hAnsi="宋体"/>
          <w:lang w:eastAsia="zh-CN"/>
        </w:rPr>
        <w:t>；</w:t>
      </w:r>
    </w:p>
    <w:p>
      <w:pPr>
        <w:pStyle w:val="40"/>
        <w:numPr>
          <w:ilvl w:val="0"/>
          <w:numId w:val="56"/>
        </w:numPr>
        <w:ind w:firstLineChars="0"/>
        <w:rPr>
          <w:rFonts w:hAnsi="宋体"/>
        </w:rPr>
      </w:pPr>
      <w:r>
        <w:rPr>
          <w:rFonts w:hint="eastAsia" w:hAnsi="宋体"/>
        </w:rPr>
        <w:t>应</w:t>
      </w:r>
      <w:r>
        <w:rPr>
          <w:rFonts w:hAnsi="宋体"/>
        </w:rPr>
        <w:t>支持管理员用户</w:t>
      </w:r>
      <w:r>
        <w:rPr>
          <w:rFonts w:hint="eastAsia" w:hAnsi="宋体"/>
        </w:rPr>
        <w:t>权</w:t>
      </w:r>
      <w:r>
        <w:rPr>
          <w:rFonts w:hAnsi="宋体"/>
        </w:rPr>
        <w:t>限分级</w:t>
      </w:r>
      <w:r>
        <w:rPr>
          <w:rFonts w:hint="eastAsia" w:hAnsi="宋体"/>
          <w:lang w:eastAsia="zh-CN"/>
        </w:rPr>
        <w:t>；</w:t>
      </w:r>
    </w:p>
    <w:p>
      <w:pPr>
        <w:pStyle w:val="40"/>
        <w:numPr>
          <w:ilvl w:val="0"/>
          <w:numId w:val="56"/>
        </w:numPr>
        <w:ind w:firstLineChars="0"/>
        <w:rPr>
          <w:rFonts w:hAnsi="宋体"/>
        </w:rPr>
      </w:pPr>
      <w:r>
        <w:rPr>
          <w:rFonts w:hint="eastAsia" w:hAnsi="宋体"/>
        </w:rPr>
        <w:t>应</w:t>
      </w:r>
      <w:r>
        <w:rPr>
          <w:rFonts w:hAnsi="宋体"/>
        </w:rPr>
        <w:t>支持项目管理</w:t>
      </w:r>
      <w:r>
        <w:rPr>
          <w:rFonts w:hint="eastAsia" w:hAnsi="宋体"/>
        </w:rPr>
        <w:t>，</w:t>
      </w:r>
      <w:r>
        <w:rPr>
          <w:rFonts w:hAnsi="宋体"/>
        </w:rPr>
        <w:t>管理员通过创建项目的方式将各类资源交付到指定组织或成员</w:t>
      </w:r>
      <w:r>
        <w:rPr>
          <w:rFonts w:hint="eastAsia" w:hAnsi="宋体"/>
          <w:lang w:eastAsia="zh-CN"/>
        </w:rPr>
        <w:t>；</w:t>
      </w:r>
    </w:p>
    <w:p>
      <w:pPr>
        <w:pStyle w:val="40"/>
        <w:numPr>
          <w:ilvl w:val="0"/>
          <w:numId w:val="56"/>
        </w:numPr>
        <w:spacing w:before="156" w:after="156"/>
        <w:ind w:leftChars="0" w:firstLineChars="0"/>
        <w:outlineLvl w:val="9"/>
        <w:pPrChange w:id="21" w:author="韩思齐" w:date="2024-06-28T17:44:24Z">
          <w:pPr>
            <w:pStyle w:val="40"/>
            <w:numPr>
              <w:ilvl w:val="0"/>
              <w:numId w:val="56"/>
            </w:numPr>
            <w:spacing w:before="156" w:after="156"/>
            <w:ind w:leftChars="0" w:firstLineChars="0"/>
            <w:outlineLvl w:val="3"/>
          </w:pPr>
        </w:pPrChange>
      </w:pPr>
      <w:r>
        <w:rPr>
          <w:rFonts w:hint="eastAsia" w:hAnsi="宋体"/>
        </w:rPr>
        <w:t>应支持用户角色管理，如创建</w:t>
      </w:r>
      <w:r>
        <w:rPr>
          <w:rFonts w:hint="eastAsia" w:hAnsi="宋体"/>
          <w:lang w:eastAsia="zh-CN"/>
        </w:rPr>
        <w:t>、</w:t>
      </w:r>
      <w:r>
        <w:rPr>
          <w:rFonts w:hint="eastAsia" w:hAnsi="宋体"/>
        </w:rPr>
        <w:t>删除</w:t>
      </w:r>
      <w:r>
        <w:rPr>
          <w:rFonts w:hint="eastAsia" w:hAnsi="宋体"/>
          <w:lang w:eastAsia="zh-CN"/>
        </w:rPr>
        <w:t>、</w:t>
      </w:r>
      <w:r>
        <w:rPr>
          <w:rFonts w:hint="eastAsia" w:hAnsi="宋体"/>
        </w:rPr>
        <w:t>修改用户</w:t>
      </w:r>
      <w:r>
        <w:rPr>
          <w:rFonts w:hint="eastAsia" w:hAnsi="宋体"/>
          <w:lang w:val="en-US" w:eastAsia="zh-CN"/>
        </w:rPr>
        <w:t>/用户组</w:t>
      </w:r>
      <w:r>
        <w:rPr>
          <w:rFonts w:hint="eastAsia" w:hAnsi="宋体"/>
        </w:rPr>
        <w:t>角色</w:t>
      </w:r>
      <w:bookmarkStart w:id="360" w:name="_Toc18560"/>
      <w:r>
        <w:rPr>
          <w:rFonts w:hint="eastAsia" w:hAnsi="宋体"/>
          <w:lang w:eastAsia="zh-CN"/>
        </w:rPr>
        <w:t>；</w:t>
      </w:r>
    </w:p>
    <w:bookmarkEnd w:id="360"/>
    <w:p>
      <w:pPr>
        <w:pStyle w:val="40"/>
        <w:numPr>
          <w:ilvl w:val="0"/>
          <w:numId w:val="56"/>
        </w:numPr>
        <w:ind w:firstLineChars="0"/>
        <w:rPr>
          <w:rFonts w:hAnsi="宋体"/>
        </w:rPr>
      </w:pPr>
      <w:r>
        <w:rPr>
          <w:rFonts w:hint="eastAsia" w:hAnsi="宋体"/>
          <w:lang w:val="en-US" w:eastAsia="zh-CN"/>
        </w:rPr>
        <w:t>应</w:t>
      </w:r>
      <w:r>
        <w:rPr>
          <w:rFonts w:hAnsi="宋体"/>
        </w:rPr>
        <w:t>支持第三方AD/LDAP服务器认证对接，能批量将AD/LDAP域中用户导入到云平台</w:t>
      </w:r>
      <w:r>
        <w:rPr>
          <w:rFonts w:hint="eastAsia" w:hAnsi="宋体"/>
          <w:lang w:eastAsia="zh-CN"/>
        </w:rPr>
        <w:t>；</w:t>
      </w:r>
    </w:p>
    <w:p>
      <w:pPr>
        <w:pStyle w:val="40"/>
        <w:numPr>
          <w:ilvl w:val="-1"/>
          <w:numId w:val="0"/>
        </w:numPr>
        <w:ind w:left="0" w:firstLine="420" w:firstLineChars="200"/>
        <w:rPr>
          <w:rFonts w:hAnsi="宋体"/>
        </w:rPr>
      </w:pPr>
      <w:r>
        <w:rPr>
          <w:rFonts w:hint="eastAsia" w:hAnsi="宋体"/>
          <w:lang w:val="en-US" w:eastAsia="zh-CN"/>
        </w:rPr>
        <w:t xml:space="preserve">j) </w:t>
      </w:r>
      <w:r>
        <w:rPr>
          <w:rFonts w:hint="eastAsia" w:hAnsi="宋体"/>
        </w:rPr>
        <w:t>应</w:t>
      </w:r>
      <w:r>
        <w:rPr>
          <w:rFonts w:hAnsi="宋体"/>
        </w:rPr>
        <w:t>支持设置密码复杂度、密码长度、密码有效期、更新周期等密码策略</w:t>
      </w:r>
      <w:r>
        <w:rPr>
          <w:rFonts w:hint="eastAsia" w:hAnsi="宋体"/>
          <w:lang w:eastAsia="zh-CN"/>
        </w:rPr>
        <w:t>；</w:t>
      </w:r>
    </w:p>
    <w:p>
      <w:pPr>
        <w:pStyle w:val="40"/>
        <w:numPr>
          <w:ilvl w:val="0"/>
          <w:numId w:val="0"/>
        </w:numPr>
        <w:ind w:left="0" w:firstLine="420" w:firstLineChars="200"/>
        <w:rPr>
          <w:rFonts w:hAnsi="宋体"/>
        </w:rPr>
      </w:pPr>
      <w:r>
        <w:rPr>
          <w:rFonts w:hint="eastAsia" w:hAnsi="宋体"/>
          <w:lang w:val="en-US" w:eastAsia="zh-CN"/>
        </w:rPr>
        <w:t xml:space="preserve">k) </w:t>
      </w:r>
      <w:r>
        <w:rPr>
          <w:rFonts w:hint="eastAsia" w:hAnsi="宋体"/>
        </w:rPr>
        <w:t>应</w:t>
      </w:r>
      <w:r>
        <w:rPr>
          <w:rFonts w:hAnsi="宋体"/>
        </w:rPr>
        <w:t>支持双因子认证</w:t>
      </w:r>
      <w:r>
        <w:rPr>
          <w:rFonts w:hint="eastAsia" w:hAnsi="宋体"/>
        </w:rPr>
        <w:t>（两步登录）验证方式，提高平台安全性</w:t>
      </w:r>
      <w:r>
        <w:rPr>
          <w:rFonts w:hint="eastAsia" w:hAnsi="宋体"/>
          <w:lang w:eastAsia="zh-CN"/>
        </w:rPr>
        <w:t>。</w:t>
      </w:r>
    </w:p>
    <w:p>
      <w:pPr>
        <w:pStyle w:val="64"/>
        <w:numPr>
          <w:ilvl w:val="2"/>
          <w:numId w:val="4"/>
        </w:numPr>
        <w:spacing w:before="156" w:after="156"/>
        <w:outlineLvl w:val="3"/>
        <w:rPr>
          <w:rFonts w:hint="eastAsia" w:ascii="宋体" w:hAnsi="宋体" w:eastAsia="宋体"/>
          <w:lang w:val="en-US" w:eastAsia="zh-CN"/>
        </w:rPr>
      </w:pPr>
      <w:bookmarkStart w:id="361" w:name="_Toc13641"/>
      <w:bookmarkStart w:id="362" w:name="_Toc20450"/>
      <w:bookmarkStart w:id="363" w:name="_Toc7463"/>
      <w:bookmarkStart w:id="364" w:name="_Toc32004"/>
      <w:bookmarkStart w:id="365" w:name="_Toc2315"/>
      <w:bookmarkStart w:id="366" w:name="_Toc28818"/>
      <w:r>
        <w:rPr>
          <w:rFonts w:hint="eastAsia" w:ascii="宋体" w:hAnsi="宋体" w:eastAsia="宋体"/>
          <w:lang w:val="en-US" w:eastAsia="zh-CN"/>
        </w:rPr>
        <w:t>事件管理</w:t>
      </w:r>
      <w:bookmarkEnd w:id="361"/>
      <w:bookmarkEnd w:id="362"/>
      <w:bookmarkEnd w:id="363"/>
      <w:bookmarkEnd w:id="364"/>
      <w:bookmarkEnd w:id="365"/>
      <w:bookmarkEnd w:id="366"/>
    </w:p>
    <w:p>
      <w:pPr>
        <w:pStyle w:val="40"/>
        <w:rPr>
          <w:rFonts w:hint="eastAsia" w:ascii="宋体" w:eastAsia="宋体" w:cs="Times New Roman" w:hAnsiTheme="minorHAnsi"/>
          <w:kern w:val="2"/>
          <w:sz w:val="21"/>
          <w:szCs w:val="24"/>
          <w:lang w:val="en-US" w:eastAsia="zh-CN" w:bidi="ar-SA"/>
        </w:rPr>
      </w:pPr>
      <w:r>
        <w:rPr>
          <w:rFonts w:hint="eastAsia"/>
        </w:rPr>
        <w:t>描述：</w:t>
      </w:r>
      <w:r>
        <w:t xml:space="preserve"> </w:t>
      </w:r>
      <w:r>
        <w:rPr>
          <w:rFonts w:hint="eastAsia" w:ascii="宋体" w:eastAsia="宋体" w:cs="Times New Roman" w:hAnsiTheme="minorHAnsi"/>
          <w:kern w:val="2"/>
          <w:sz w:val="21"/>
          <w:szCs w:val="24"/>
          <w:lang w:val="en-US" w:eastAsia="zh-CN" w:bidi="ar-SA"/>
        </w:rPr>
        <w:t>事件管理是智算工程平台中的一个关键功能模块，用于捕获、记录、处理和分析系统中发生的各种事件。</w:t>
      </w:r>
    </w:p>
    <w:p>
      <w:pPr>
        <w:pStyle w:val="49"/>
        <w:spacing w:before="0" w:beforeAutospacing="0" w:after="0" w:afterAutospacing="0"/>
        <w:ind w:firstLine="420"/>
        <w:jc w:val="both"/>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b w:val="0"/>
          <w:bCs w:val="0"/>
          <w:i w:val="0"/>
          <w:iCs w:val="0"/>
          <w:color w:val="000000"/>
          <w:spacing w:val="0"/>
          <w:w w:val="100"/>
          <w:sz w:val="21"/>
          <w:szCs w:val="21"/>
          <w:vertAlign w:val="baseline"/>
        </w:rPr>
        <w:t>能力要求如下：</w:t>
      </w:r>
    </w:p>
    <w:p>
      <w:pPr>
        <w:pStyle w:val="40"/>
        <w:numPr>
          <w:ilvl w:val="0"/>
          <w:numId w:val="57"/>
        </w:numPr>
        <w:ind w:firstLineChars="0"/>
        <w:rPr>
          <w:rFonts w:hint="eastAsia" w:hAnsi="宋体"/>
        </w:rPr>
      </w:pPr>
      <w:r>
        <w:rPr>
          <w:rFonts w:hint="eastAsia" w:hAnsi="宋体"/>
        </w:rPr>
        <w:t>应支持从各种来源获取事件，包括设备、系统日志、以及用户输入等</w:t>
      </w:r>
      <w:r>
        <w:rPr>
          <w:rFonts w:hint="eastAsia" w:hAnsi="宋体"/>
          <w:lang w:eastAsia="zh-CN"/>
        </w:rPr>
        <w:t>；</w:t>
      </w:r>
    </w:p>
    <w:p>
      <w:pPr>
        <w:pStyle w:val="40"/>
        <w:numPr>
          <w:ilvl w:val="0"/>
          <w:numId w:val="57"/>
        </w:numPr>
        <w:ind w:firstLineChars="0"/>
        <w:rPr>
          <w:rFonts w:hint="eastAsia" w:hAnsi="宋体"/>
        </w:rPr>
      </w:pPr>
      <w:r>
        <w:rPr>
          <w:rFonts w:hint="eastAsia" w:hAnsi="宋体"/>
        </w:rPr>
        <w:t>应支持实时处理事件数据的能力，能够快速响应和处理发生的事件，确保及时采取必要的行动</w:t>
      </w:r>
      <w:r>
        <w:rPr>
          <w:rFonts w:hint="eastAsia" w:hAnsi="宋体"/>
          <w:lang w:eastAsia="zh-CN"/>
        </w:rPr>
        <w:t>；</w:t>
      </w:r>
    </w:p>
    <w:p>
      <w:pPr>
        <w:pStyle w:val="40"/>
        <w:numPr>
          <w:ilvl w:val="0"/>
          <w:numId w:val="57"/>
        </w:numPr>
        <w:ind w:firstLineChars="0"/>
        <w:rPr>
          <w:rFonts w:hint="eastAsia" w:hAnsi="宋体"/>
        </w:rPr>
      </w:pPr>
      <w:r>
        <w:rPr>
          <w:rFonts w:hint="eastAsia" w:hAnsi="宋体"/>
        </w:rPr>
        <w:t>应支持事件触发警报和通知，及时通知相关人员或系统，以便及时应对和解决问题</w:t>
      </w:r>
      <w:r>
        <w:rPr>
          <w:rFonts w:hint="eastAsia" w:hAnsi="宋体"/>
          <w:lang w:eastAsia="zh-CN"/>
        </w:rPr>
        <w:t>；</w:t>
      </w:r>
    </w:p>
    <w:p>
      <w:pPr>
        <w:pStyle w:val="40"/>
        <w:numPr>
          <w:ilvl w:val="0"/>
          <w:numId w:val="57"/>
        </w:numPr>
        <w:ind w:firstLineChars="0"/>
        <w:rPr>
          <w:rFonts w:hint="eastAsia" w:hAnsi="宋体"/>
        </w:rPr>
      </w:pPr>
      <w:r>
        <w:rPr>
          <w:rFonts w:hint="eastAsia" w:hAnsi="宋体"/>
          <w:lang w:val="en-US" w:eastAsia="zh-CN"/>
        </w:rPr>
        <w:t>应</w:t>
      </w:r>
      <w:r>
        <w:rPr>
          <w:rFonts w:hint="eastAsia" w:hAnsi="宋体"/>
        </w:rPr>
        <w:t>支持可视化界面，直观展示事件数据、趋势和分析结果，帮助用户快速理解事件情况和采取适当的行动。</w:t>
      </w:r>
    </w:p>
    <w:p>
      <w:pPr>
        <w:pStyle w:val="64"/>
        <w:numPr>
          <w:ilvl w:val="2"/>
          <w:numId w:val="4"/>
        </w:numPr>
        <w:spacing w:before="156" w:after="156"/>
        <w:outlineLvl w:val="3"/>
        <w:rPr>
          <w:rFonts w:hint="eastAsia" w:ascii="宋体" w:hAnsi="宋体" w:eastAsia="宋体"/>
          <w:lang w:val="en-US" w:eastAsia="zh-CN"/>
        </w:rPr>
      </w:pPr>
      <w:bookmarkStart w:id="367" w:name="_Toc31094"/>
      <w:bookmarkStart w:id="368" w:name="_Toc2568"/>
      <w:bookmarkStart w:id="369" w:name="_Toc10152"/>
      <w:bookmarkStart w:id="370" w:name="_Toc22109"/>
      <w:bookmarkStart w:id="371" w:name="_Toc26389"/>
      <w:bookmarkStart w:id="372" w:name="_Toc15699"/>
      <w:r>
        <w:rPr>
          <w:rFonts w:hint="eastAsia" w:ascii="宋体" w:hAnsi="宋体" w:eastAsia="宋体"/>
          <w:lang w:val="en-US" w:eastAsia="zh-CN"/>
        </w:rPr>
        <w:t>监控告警</w:t>
      </w:r>
      <w:bookmarkEnd w:id="367"/>
      <w:bookmarkEnd w:id="368"/>
      <w:bookmarkEnd w:id="369"/>
      <w:bookmarkEnd w:id="370"/>
      <w:bookmarkEnd w:id="371"/>
      <w:bookmarkEnd w:id="372"/>
    </w:p>
    <w:p>
      <w:pPr>
        <w:pStyle w:val="40"/>
        <w:rPr>
          <w:rFonts w:hint="eastAsia"/>
        </w:rPr>
      </w:pPr>
      <w:r>
        <w:rPr>
          <w:rFonts w:hint="eastAsia"/>
        </w:rPr>
        <w:t>描述：针对</w:t>
      </w:r>
      <w:r>
        <w:rPr>
          <w:rFonts w:hint="eastAsia"/>
          <w:lang w:val="en-US" w:eastAsia="zh-CN"/>
        </w:rPr>
        <w:t>智算工程</w:t>
      </w:r>
      <w:r>
        <w:rPr>
          <w:rFonts w:hint="eastAsia"/>
        </w:rPr>
        <w:t>平台运营过程中，应用系统日志、业务状态日志的收集、管理及分析行为。</w:t>
      </w:r>
    </w:p>
    <w:p>
      <w:pPr>
        <w:pStyle w:val="49"/>
        <w:spacing w:before="0" w:beforeAutospacing="0" w:after="0" w:afterAutospacing="0"/>
        <w:ind w:firstLine="420"/>
        <w:jc w:val="both"/>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b w:val="0"/>
          <w:bCs w:val="0"/>
          <w:i w:val="0"/>
          <w:iCs w:val="0"/>
          <w:color w:val="000000"/>
          <w:spacing w:val="0"/>
          <w:w w:val="100"/>
          <w:sz w:val="21"/>
          <w:szCs w:val="21"/>
          <w:vertAlign w:val="baseline"/>
        </w:rPr>
        <w:t>能力要求如下：</w:t>
      </w:r>
    </w:p>
    <w:p>
      <w:pPr>
        <w:pStyle w:val="40"/>
        <w:numPr>
          <w:ilvl w:val="0"/>
          <w:numId w:val="58"/>
        </w:numPr>
        <w:ind w:firstLineChars="0"/>
        <w:rPr>
          <w:rFonts w:hAnsi="宋体" w:cs="宋体"/>
          <w:kern w:val="0"/>
          <w:szCs w:val="21"/>
        </w:rPr>
      </w:pPr>
      <w:r>
        <w:rPr>
          <w:rFonts w:hint="eastAsia" w:hAnsi="宋体"/>
          <w:szCs w:val="21"/>
        </w:rPr>
        <w:t>应</w:t>
      </w:r>
      <w:r>
        <w:rPr>
          <w:rFonts w:hint="eastAsia" w:hAnsi="宋体" w:cs="宋体"/>
          <w:kern w:val="0"/>
          <w:szCs w:val="21"/>
        </w:rPr>
        <w:t>支持显示集群节点数量，健康状态信息；</w:t>
      </w:r>
    </w:p>
    <w:p>
      <w:pPr>
        <w:pStyle w:val="40"/>
        <w:numPr>
          <w:ilvl w:val="0"/>
          <w:numId w:val="58"/>
        </w:numPr>
        <w:ind w:firstLineChars="0"/>
        <w:rPr>
          <w:rFonts w:hAnsi="宋体" w:cs="宋体"/>
          <w:kern w:val="0"/>
          <w:szCs w:val="21"/>
        </w:rPr>
      </w:pPr>
      <w:r>
        <w:rPr>
          <w:rFonts w:hint="eastAsia" w:hAnsi="宋体"/>
          <w:szCs w:val="21"/>
        </w:rPr>
        <w:t>应</w:t>
      </w:r>
      <w:r>
        <w:rPr>
          <w:rFonts w:hint="eastAsia" w:hAnsi="宋体" w:cs="宋体"/>
          <w:kern w:val="0"/>
          <w:szCs w:val="21"/>
        </w:rPr>
        <w:t>支持显示集群物理核心数量以及当前状态信息；</w:t>
      </w:r>
    </w:p>
    <w:p>
      <w:pPr>
        <w:pStyle w:val="40"/>
        <w:numPr>
          <w:ilvl w:val="0"/>
          <w:numId w:val="58"/>
        </w:numPr>
        <w:ind w:firstLineChars="0"/>
        <w:rPr>
          <w:rFonts w:hAnsi="宋体" w:cs="宋体"/>
          <w:kern w:val="0"/>
          <w:szCs w:val="21"/>
        </w:rPr>
      </w:pPr>
      <w:r>
        <w:rPr>
          <w:rFonts w:hint="eastAsia" w:hAnsi="宋体"/>
          <w:szCs w:val="21"/>
        </w:rPr>
        <w:t>应</w:t>
      </w:r>
      <w:r>
        <w:rPr>
          <w:rFonts w:hint="eastAsia" w:hAnsi="宋体" w:cs="宋体"/>
          <w:kern w:val="0"/>
          <w:szCs w:val="21"/>
        </w:rPr>
        <w:t>支持实现集群中作业数量监控及应用运行时间统计监控；</w:t>
      </w:r>
    </w:p>
    <w:p>
      <w:pPr>
        <w:pStyle w:val="267"/>
        <w:numPr>
          <w:ilvl w:val="0"/>
          <w:numId w:val="58"/>
        </w:numPr>
        <w:spacing w:before="100" w:beforeAutospacing="1"/>
        <w:ind w:right="720" w:firstLineChars="0"/>
        <w:jc w:val="both"/>
        <w:rPr>
          <w:sz w:val="21"/>
          <w:szCs w:val="21"/>
        </w:rPr>
      </w:pPr>
      <w:r>
        <w:rPr>
          <w:rFonts w:hint="eastAsia"/>
          <w:sz w:val="21"/>
          <w:szCs w:val="21"/>
        </w:rPr>
        <w:t>应支持对智算工程集群中节点资源进行监控，包括：CPU使用率、内存使用率、存储资源使用率、网络流量使用率、I/O负载</w:t>
      </w:r>
      <w:r>
        <w:rPr>
          <w:rFonts w:hint="eastAsia"/>
          <w:sz w:val="21"/>
          <w:szCs w:val="21"/>
          <w:lang w:eastAsia="zh-CN"/>
        </w:rPr>
        <w:t>、</w:t>
      </w:r>
      <w:r>
        <w:rPr>
          <w:rFonts w:hint="eastAsia"/>
          <w:sz w:val="21"/>
          <w:szCs w:val="21"/>
          <w:lang w:val="en-US" w:eastAsia="zh-CN"/>
        </w:rPr>
        <w:t>GPU使用率、显存使用率</w:t>
      </w:r>
      <w:r>
        <w:rPr>
          <w:rFonts w:hint="eastAsia"/>
          <w:sz w:val="21"/>
          <w:szCs w:val="21"/>
        </w:rPr>
        <w:t>等；</w:t>
      </w:r>
    </w:p>
    <w:p>
      <w:pPr>
        <w:pStyle w:val="267"/>
        <w:numPr>
          <w:ilvl w:val="0"/>
          <w:numId w:val="58"/>
        </w:numPr>
        <w:spacing w:before="100" w:beforeAutospacing="1"/>
        <w:ind w:right="720" w:firstLineChars="0"/>
        <w:jc w:val="both"/>
        <w:rPr>
          <w:sz w:val="21"/>
          <w:szCs w:val="21"/>
        </w:rPr>
      </w:pPr>
      <w:r>
        <w:rPr>
          <w:rFonts w:hint="eastAsia"/>
          <w:sz w:val="21"/>
          <w:szCs w:val="21"/>
        </w:rPr>
        <w:t>应支持自定义告警以及个性化告警功能；</w:t>
      </w:r>
    </w:p>
    <w:p>
      <w:pPr>
        <w:pStyle w:val="267"/>
        <w:numPr>
          <w:ilvl w:val="0"/>
          <w:numId w:val="58"/>
        </w:numPr>
        <w:spacing w:before="100" w:beforeAutospacing="1"/>
        <w:ind w:right="720" w:firstLineChars="0"/>
        <w:jc w:val="both"/>
        <w:rPr>
          <w:sz w:val="21"/>
          <w:szCs w:val="21"/>
        </w:rPr>
      </w:pPr>
      <w:r>
        <w:rPr>
          <w:rFonts w:hint="eastAsia"/>
          <w:sz w:val="21"/>
          <w:szCs w:val="21"/>
        </w:rPr>
        <w:t>应支持告警分级，告警升级和告警排班；</w:t>
      </w:r>
    </w:p>
    <w:p>
      <w:pPr>
        <w:pStyle w:val="267"/>
        <w:numPr>
          <w:ilvl w:val="0"/>
          <w:numId w:val="58"/>
        </w:numPr>
        <w:spacing w:before="100" w:beforeAutospacing="1"/>
        <w:ind w:right="720" w:firstLineChars="0"/>
        <w:jc w:val="both"/>
      </w:pPr>
      <w:r>
        <w:rPr>
          <w:rFonts w:hint="eastAsia"/>
          <w:sz w:val="21"/>
          <w:szCs w:val="21"/>
        </w:rPr>
        <w:t>应支持多种报警通知方式，如邮件、短信</w:t>
      </w:r>
      <w:r>
        <w:rPr>
          <w:rFonts w:hint="eastAsia"/>
          <w:sz w:val="21"/>
          <w:szCs w:val="21"/>
          <w:lang w:eastAsia="zh-CN"/>
        </w:rPr>
        <w:t>、</w:t>
      </w:r>
      <w:r>
        <w:rPr>
          <w:rFonts w:hint="eastAsia"/>
          <w:sz w:val="21"/>
          <w:szCs w:val="21"/>
          <w:lang w:val="en-US" w:eastAsia="zh-CN"/>
        </w:rPr>
        <w:t>IM</w:t>
      </w:r>
      <w:r>
        <w:rPr>
          <w:rFonts w:hint="eastAsia"/>
          <w:sz w:val="21"/>
          <w:szCs w:val="21"/>
        </w:rPr>
        <w:t>和电话等。</w:t>
      </w:r>
    </w:p>
    <w:p>
      <w:pPr>
        <w:pStyle w:val="64"/>
        <w:numPr>
          <w:ilvl w:val="2"/>
          <w:numId w:val="4"/>
        </w:numPr>
        <w:spacing w:before="156" w:after="156"/>
        <w:outlineLvl w:val="3"/>
        <w:rPr>
          <w:rFonts w:hint="default" w:ascii="宋体" w:hAnsi="宋体" w:eastAsia="宋体"/>
          <w:lang w:val="en-US" w:eastAsia="zh-CN"/>
        </w:rPr>
      </w:pPr>
      <w:bookmarkStart w:id="373" w:name="_Toc29315"/>
      <w:bookmarkStart w:id="374" w:name="_Toc9330"/>
      <w:bookmarkStart w:id="375" w:name="_Toc31297"/>
      <w:bookmarkStart w:id="376" w:name="_Toc11297"/>
      <w:bookmarkStart w:id="377" w:name="_Toc16885"/>
      <w:bookmarkStart w:id="378" w:name="_Toc16520"/>
      <w:r>
        <w:rPr>
          <w:rFonts w:hint="eastAsia" w:ascii="宋体" w:hAnsi="宋体" w:eastAsia="宋体"/>
          <w:lang w:val="en-US" w:eastAsia="zh-CN"/>
        </w:rPr>
        <w:t>容灾建设</w:t>
      </w:r>
      <w:bookmarkEnd w:id="373"/>
      <w:bookmarkEnd w:id="374"/>
      <w:bookmarkEnd w:id="375"/>
      <w:bookmarkEnd w:id="376"/>
      <w:bookmarkEnd w:id="377"/>
      <w:bookmarkEnd w:id="378"/>
    </w:p>
    <w:p>
      <w:pPr>
        <w:ind w:firstLine="420"/>
        <w:rPr>
          <w:rFonts w:hint="eastAsia" w:ascii="宋体" w:eastAsia="宋体" w:cs="Times New Roman" w:hAnsiTheme="minorHAnsi"/>
          <w:kern w:val="2"/>
          <w:sz w:val="21"/>
          <w:szCs w:val="24"/>
          <w:lang w:val="en-US" w:eastAsia="zh-CN" w:bidi="ar-SA"/>
        </w:rPr>
      </w:pPr>
      <w:r>
        <w:rPr>
          <w:rFonts w:hint="eastAsia" w:ascii="宋体" w:eastAsia="宋体" w:cs="Times New Roman" w:hAnsiTheme="minorHAnsi"/>
          <w:kern w:val="2"/>
          <w:sz w:val="21"/>
          <w:szCs w:val="24"/>
          <w:lang w:val="en-US" w:eastAsia="zh-CN" w:bidi="ar-SA"/>
        </w:rPr>
        <w:t>描述：容灾建设是为了确保系统在面对灾难或故障时能够持续可用、数据安全、业务稳定的技术和管理措施。</w:t>
      </w:r>
    </w:p>
    <w:p>
      <w:pPr>
        <w:ind w:firstLine="420"/>
        <w:rPr>
          <w:rFonts w:hint="eastAsia" w:ascii="宋体" w:eastAsia="宋体" w:cs="Times New Roman" w:hAnsiTheme="minorHAnsi"/>
          <w:kern w:val="2"/>
          <w:sz w:val="21"/>
          <w:szCs w:val="24"/>
          <w:lang w:val="en-US" w:eastAsia="zh-CN" w:bidi="ar-SA"/>
        </w:rPr>
      </w:pPr>
      <w:r>
        <w:rPr>
          <w:rFonts w:hint="eastAsia" w:cs="Times New Roman" w:hAnsiTheme="minorHAnsi"/>
          <w:kern w:val="2"/>
          <w:sz w:val="21"/>
        </w:rPr>
        <w:t>能力要求如下</w:t>
      </w:r>
      <w:r>
        <w:rPr>
          <w:rFonts w:hint="eastAsia" w:cs="Times New Roman" w:hAnsiTheme="minorHAnsi"/>
          <w:kern w:val="2"/>
          <w:sz w:val="21"/>
          <w:lang w:eastAsia="zh-CN"/>
        </w:rPr>
        <w:t>：</w:t>
      </w:r>
    </w:p>
    <w:p>
      <w:pPr>
        <w:pStyle w:val="40"/>
        <w:numPr>
          <w:ilvl w:val="0"/>
          <w:numId w:val="59"/>
        </w:numPr>
        <w:ind w:firstLineChars="0"/>
        <w:rPr>
          <w:rFonts w:hint="eastAsia" w:hAnsi="宋体"/>
          <w:szCs w:val="21"/>
        </w:rPr>
      </w:pPr>
      <w:r>
        <w:rPr>
          <w:rFonts w:hint="eastAsia" w:hAnsi="宋体"/>
          <w:szCs w:val="21"/>
        </w:rPr>
        <w:t>应支持全面、定期的数据备份，并在必要时能够迅速、准确地恢复数据，以最小化业务中断和数据丢失的风险</w:t>
      </w:r>
      <w:r>
        <w:rPr>
          <w:rFonts w:hint="eastAsia" w:hAnsi="宋体"/>
          <w:szCs w:val="21"/>
          <w:lang w:eastAsia="zh-CN"/>
        </w:rPr>
        <w:t>；</w:t>
      </w:r>
    </w:p>
    <w:p>
      <w:pPr>
        <w:pStyle w:val="40"/>
        <w:numPr>
          <w:ilvl w:val="0"/>
          <w:numId w:val="59"/>
        </w:numPr>
        <w:ind w:firstLineChars="0"/>
        <w:rPr>
          <w:rFonts w:hint="eastAsia" w:hAnsi="宋体"/>
          <w:szCs w:val="21"/>
        </w:rPr>
      </w:pPr>
      <w:r>
        <w:rPr>
          <w:rFonts w:hint="eastAsia" w:hAnsi="宋体"/>
          <w:szCs w:val="21"/>
        </w:rPr>
        <w:t>应支持构建具备高可用性的系统架构，通过冗余设计、负载均衡等技术手段，确保系统在单点故障发生时仍能提供服务</w:t>
      </w:r>
      <w:r>
        <w:rPr>
          <w:rFonts w:hint="eastAsia" w:hAnsi="宋体"/>
          <w:szCs w:val="21"/>
          <w:lang w:eastAsia="zh-CN"/>
        </w:rPr>
        <w:t>；</w:t>
      </w:r>
    </w:p>
    <w:p>
      <w:pPr>
        <w:pStyle w:val="40"/>
        <w:numPr>
          <w:ilvl w:val="0"/>
          <w:numId w:val="59"/>
        </w:numPr>
        <w:ind w:firstLineChars="0"/>
        <w:rPr>
          <w:rFonts w:hint="eastAsia" w:hAnsi="宋体"/>
          <w:szCs w:val="21"/>
        </w:rPr>
      </w:pPr>
      <w:r>
        <w:rPr>
          <w:rFonts w:hint="eastAsia" w:hAnsi="宋体"/>
          <w:szCs w:val="21"/>
        </w:rPr>
        <w:t>应支持实施全面的监控和告警策略，对容灾系统的关键指标进行实时监控，并在出现异常时及时发出告警，以便及时处理</w:t>
      </w:r>
      <w:r>
        <w:rPr>
          <w:rFonts w:hint="eastAsia" w:hAnsi="宋体"/>
          <w:szCs w:val="21"/>
          <w:lang w:eastAsia="zh-CN"/>
        </w:rPr>
        <w:t>；</w:t>
      </w:r>
    </w:p>
    <w:p>
      <w:pPr>
        <w:pStyle w:val="40"/>
        <w:numPr>
          <w:ilvl w:val="0"/>
          <w:numId w:val="59"/>
        </w:numPr>
        <w:ind w:firstLineChars="0"/>
        <w:rPr>
          <w:rFonts w:hint="eastAsia" w:hAnsi="宋体"/>
          <w:szCs w:val="21"/>
        </w:rPr>
      </w:pPr>
      <w:r>
        <w:rPr>
          <w:rFonts w:hint="eastAsia" w:hAnsi="宋体"/>
          <w:szCs w:val="21"/>
        </w:rPr>
        <w:t>宜确保保容灾系统的数据安全，通过加密技术、访问控制策略、安全审计等手段，防止数据泄露、篡改等安全事件的发生</w:t>
      </w:r>
      <w:r>
        <w:rPr>
          <w:rFonts w:hint="eastAsia" w:hAnsi="宋体"/>
          <w:szCs w:val="21"/>
          <w:lang w:eastAsia="zh-CN"/>
        </w:rPr>
        <w:t>；</w:t>
      </w:r>
    </w:p>
    <w:p>
      <w:pPr>
        <w:pStyle w:val="40"/>
        <w:numPr>
          <w:ilvl w:val="0"/>
          <w:numId w:val="59"/>
        </w:numPr>
        <w:ind w:firstLineChars="0"/>
        <w:rPr>
          <w:rFonts w:hint="eastAsia" w:hAnsi="宋体"/>
          <w:szCs w:val="21"/>
        </w:rPr>
      </w:pPr>
      <w:r>
        <w:rPr>
          <w:rFonts w:hint="eastAsia" w:hAnsi="宋体"/>
          <w:szCs w:val="21"/>
        </w:rPr>
        <w:t>宜支持引入智能化的管理工具和平台，实现对容灾系统的自动化管理，提高管理效率和准确性，降低人为操作的风险</w:t>
      </w:r>
      <w:r>
        <w:rPr>
          <w:rFonts w:hint="eastAsia" w:hAnsi="宋体"/>
          <w:szCs w:val="21"/>
          <w:lang w:eastAsia="zh-CN"/>
        </w:rPr>
        <w:t>；</w:t>
      </w:r>
    </w:p>
    <w:p>
      <w:pPr>
        <w:pStyle w:val="40"/>
        <w:numPr>
          <w:ilvl w:val="0"/>
          <w:numId w:val="59"/>
        </w:numPr>
        <w:ind w:firstLineChars="0"/>
        <w:rPr>
          <w:rFonts w:hint="eastAsia" w:hAnsi="宋体"/>
          <w:szCs w:val="21"/>
        </w:rPr>
      </w:pPr>
      <w:r>
        <w:rPr>
          <w:rFonts w:hint="eastAsia" w:hAnsi="宋体"/>
          <w:szCs w:val="21"/>
          <w:lang w:val="en-US" w:eastAsia="zh-CN"/>
        </w:rPr>
        <w:t>应明确</w:t>
      </w:r>
      <w:r>
        <w:rPr>
          <w:rFonts w:hint="eastAsia" w:hAnsi="宋体"/>
          <w:szCs w:val="21"/>
        </w:rPr>
        <w:t>平台容灾标准，</w:t>
      </w:r>
      <w:r>
        <w:rPr>
          <w:rFonts w:hint="eastAsia" w:hAnsi="宋体"/>
          <w:szCs w:val="21"/>
          <w:lang w:val="en-US" w:eastAsia="zh-CN"/>
        </w:rPr>
        <w:t>明确</w:t>
      </w:r>
      <w:r>
        <w:rPr>
          <w:rFonts w:hint="eastAsia" w:hAnsi="宋体"/>
          <w:szCs w:val="21"/>
        </w:rPr>
        <w:t>RTO和RPO两个值范围</w:t>
      </w:r>
      <w:r>
        <w:rPr>
          <w:rFonts w:hint="eastAsia" w:hAnsi="宋体"/>
          <w:szCs w:val="21"/>
          <w:lang w:eastAsia="zh-CN"/>
        </w:rPr>
        <w:t>。</w:t>
      </w:r>
    </w:p>
    <w:p>
      <w:pPr>
        <w:pStyle w:val="64"/>
        <w:numPr>
          <w:ilvl w:val="2"/>
          <w:numId w:val="4"/>
        </w:numPr>
        <w:spacing w:before="156" w:after="156"/>
        <w:outlineLvl w:val="3"/>
        <w:rPr>
          <w:rFonts w:ascii="宋体" w:hAnsi="宋体" w:eastAsia="宋体"/>
        </w:rPr>
      </w:pPr>
      <w:bookmarkStart w:id="379" w:name="_Toc15750"/>
      <w:bookmarkStart w:id="380" w:name="_Toc21251"/>
      <w:bookmarkStart w:id="381" w:name="_Toc7342"/>
      <w:bookmarkStart w:id="382" w:name="_Toc2846"/>
      <w:bookmarkStart w:id="383" w:name="_Toc26571"/>
      <w:bookmarkStart w:id="384" w:name="_Toc9696"/>
      <w:r>
        <w:rPr>
          <w:rFonts w:hint="eastAsia" w:ascii="宋体" w:hAnsi="宋体" w:eastAsia="宋体"/>
          <w:lang w:val="en-US" w:eastAsia="zh-CN"/>
        </w:rPr>
        <w:t>可观测性</w:t>
      </w:r>
      <w:bookmarkEnd w:id="379"/>
      <w:bookmarkEnd w:id="380"/>
      <w:bookmarkEnd w:id="381"/>
      <w:bookmarkEnd w:id="382"/>
      <w:bookmarkEnd w:id="383"/>
      <w:bookmarkEnd w:id="384"/>
    </w:p>
    <w:p>
      <w:pPr>
        <w:pStyle w:val="40"/>
        <w:rPr>
          <w:rFonts w:hint="eastAsia"/>
        </w:rPr>
      </w:pPr>
      <w:r>
        <w:rPr>
          <w:rFonts w:hint="eastAsia"/>
        </w:rPr>
        <w:t>描述：可视化能力能极大提升平台的易用性，是衡量一个</w:t>
      </w:r>
      <w:r>
        <w:rPr>
          <w:rFonts w:hint="eastAsia"/>
          <w:lang w:val="en-US" w:eastAsia="zh-CN"/>
        </w:rPr>
        <w:t>智算工程</w:t>
      </w:r>
      <w:r>
        <w:rPr>
          <w:rFonts w:hint="eastAsia"/>
        </w:rPr>
        <w:t>平台是否用户友好的重要方面。</w:t>
      </w:r>
    </w:p>
    <w:p>
      <w:pPr>
        <w:pStyle w:val="40"/>
        <w:rPr>
          <w:rFonts w:hint="eastAsia" w:eastAsia="宋体"/>
          <w:lang w:eastAsia="zh-CN"/>
        </w:rPr>
      </w:pPr>
      <w:r>
        <w:rPr>
          <w:rFonts w:hint="eastAsia"/>
        </w:rPr>
        <w:t>能力要求如下</w:t>
      </w:r>
      <w:r>
        <w:rPr>
          <w:rFonts w:hint="eastAsia"/>
          <w:lang w:eastAsia="zh-CN"/>
        </w:rPr>
        <w:t>：</w:t>
      </w:r>
    </w:p>
    <w:p>
      <w:pPr>
        <w:pStyle w:val="40"/>
        <w:numPr>
          <w:ilvl w:val="0"/>
          <w:numId w:val="60"/>
        </w:numPr>
        <w:ind w:firstLineChars="0"/>
        <w:rPr>
          <w:rFonts w:hAnsi="宋体"/>
        </w:rPr>
      </w:pPr>
      <w:r>
        <w:rPr>
          <w:rFonts w:hint="eastAsia" w:hAnsi="宋体"/>
        </w:rPr>
        <w:t>应支持图形化方式开展资源管理、数据管理、安全/运维管理、作业管理、集群管理等；</w:t>
      </w:r>
    </w:p>
    <w:p>
      <w:pPr>
        <w:pStyle w:val="40"/>
        <w:numPr>
          <w:ilvl w:val="0"/>
          <w:numId w:val="0"/>
        </w:numPr>
        <w:ind w:firstLineChars="0"/>
        <w:rPr>
          <w:rFonts w:hAnsi="宋体"/>
        </w:rPr>
      </w:pPr>
      <w:r>
        <w:rPr>
          <w:rFonts w:hint="default" w:ascii="宋体" w:hAnsi="宋体" w:eastAsia="宋体" w:cs="Times New Roman"/>
          <w:kern w:val="2"/>
          <w:sz w:val="21"/>
          <w:szCs w:val="24"/>
          <w:lang w:val="en-US" w:eastAsia="zh-CN" w:bidi="ar-SA"/>
        </w:rPr>
        <w:t>b)</w:t>
      </w:r>
      <w:r>
        <w:rPr>
          <w:rFonts w:hint="eastAsia" w:hAnsi="宋体" w:cs="Times New Roman"/>
          <w:kern w:val="2"/>
          <w:sz w:val="21"/>
          <w:szCs w:val="24"/>
          <w:lang w:val="en-US" w:eastAsia="zh-CN" w:bidi="ar-SA"/>
        </w:rPr>
        <w:t xml:space="preserve"> </w:t>
      </w:r>
      <w:r>
        <w:rPr>
          <w:rFonts w:hint="eastAsia" w:hAnsi="宋体"/>
        </w:rPr>
        <w:t>应支持图形化方式输出、展示作业结果；</w:t>
      </w:r>
    </w:p>
    <w:p>
      <w:pPr>
        <w:pStyle w:val="40"/>
        <w:numPr>
          <w:ilvl w:val="-1"/>
          <w:numId w:val="0"/>
        </w:numPr>
        <w:ind w:left="0" w:firstLine="0" w:firstLineChars="0"/>
        <w:rPr>
          <w:rFonts w:hAnsi="宋体"/>
        </w:rPr>
      </w:pPr>
      <w:r>
        <w:rPr>
          <w:rFonts w:hint="eastAsia" w:hAnsi="宋体"/>
          <w:lang w:val="en-US" w:eastAsia="zh-CN"/>
        </w:rPr>
        <w:t xml:space="preserve">    c) 应</w:t>
      </w:r>
      <w:r>
        <w:rPr>
          <w:rFonts w:hint="eastAsia" w:hAnsi="宋体"/>
        </w:rPr>
        <w:t>支持可视化进行容器管理</w:t>
      </w:r>
      <w:r>
        <w:rPr>
          <w:rFonts w:hint="eastAsia" w:hAnsi="宋体"/>
          <w:lang w:eastAsia="zh-CN"/>
        </w:rPr>
        <w:t>；</w:t>
      </w:r>
    </w:p>
    <w:p>
      <w:pPr>
        <w:pStyle w:val="40"/>
        <w:numPr>
          <w:ilvl w:val="-1"/>
          <w:numId w:val="0"/>
        </w:numPr>
        <w:ind w:left="0" w:firstLine="420" w:firstLineChars="200"/>
        <w:rPr>
          <w:rFonts w:hAnsi="宋体"/>
        </w:rPr>
      </w:pPr>
      <w:r>
        <w:rPr>
          <w:rFonts w:hint="eastAsia" w:hAnsi="宋体"/>
          <w:lang w:val="en-US" w:eastAsia="zh-CN"/>
        </w:rPr>
        <w:t xml:space="preserve">d) </w:t>
      </w:r>
      <w:r>
        <w:rPr>
          <w:rFonts w:hint="eastAsia" w:hAnsi="宋体"/>
        </w:rPr>
        <w:t>应支持可视化资源的动态调度，如图形工作站和可视化软件的动态调度和管理；</w:t>
      </w:r>
    </w:p>
    <w:p>
      <w:pPr>
        <w:pStyle w:val="40"/>
        <w:numPr>
          <w:ilvl w:val="0"/>
          <w:numId w:val="0"/>
        </w:numPr>
        <w:ind w:firstLineChars="0"/>
      </w:pPr>
      <w:r>
        <w:rPr>
          <w:rFonts w:hint="eastAsia" w:cs="Times New Roman"/>
          <w:kern w:val="2"/>
          <w:sz w:val="21"/>
          <w:szCs w:val="24"/>
          <w:lang w:val="en-US" w:eastAsia="zh-CN" w:bidi="ar-SA"/>
        </w:rPr>
        <w:t>e</w:t>
      </w:r>
      <w:r>
        <w:rPr>
          <w:rFonts w:hint="default" w:ascii="宋体" w:eastAsia="宋体" w:cs="Times New Roman" w:hAnsiTheme="minorHAnsi"/>
          <w:kern w:val="2"/>
          <w:sz w:val="21"/>
          <w:szCs w:val="24"/>
          <w:lang w:val="en-US" w:eastAsia="zh-CN" w:bidi="ar-SA"/>
        </w:rPr>
        <w:t>)</w:t>
      </w:r>
      <w:r>
        <w:rPr>
          <w:rFonts w:hint="eastAsia" w:cs="Times New Roman"/>
          <w:kern w:val="2"/>
          <w:sz w:val="21"/>
          <w:szCs w:val="24"/>
          <w:lang w:val="en-US" w:eastAsia="zh-CN" w:bidi="ar-SA"/>
        </w:rPr>
        <w:t xml:space="preserve"> </w:t>
      </w:r>
      <w:r>
        <w:rPr>
          <w:rFonts w:hint="eastAsia" w:hAnsi="宋体"/>
        </w:rPr>
        <w:t>应支持可视化资源的远程访问，如：可以通过远程桌面等方式实现远程访问。</w:t>
      </w:r>
    </w:p>
    <w:p>
      <w:pPr>
        <w:pStyle w:val="64"/>
        <w:numPr>
          <w:ilvl w:val="2"/>
          <w:numId w:val="4"/>
        </w:numPr>
        <w:spacing w:before="156" w:after="156"/>
        <w:outlineLvl w:val="3"/>
        <w:rPr>
          <w:rFonts w:hint="eastAsia" w:ascii="宋体" w:hAnsi="宋体" w:eastAsia="宋体"/>
          <w:lang w:val="en-US" w:eastAsia="zh-CN"/>
        </w:rPr>
      </w:pPr>
      <w:bookmarkStart w:id="385" w:name="_Toc31790"/>
      <w:bookmarkStart w:id="386" w:name="_Toc18256"/>
      <w:bookmarkStart w:id="387" w:name="_Toc19732"/>
      <w:bookmarkStart w:id="388" w:name="_Toc29034"/>
      <w:bookmarkStart w:id="389" w:name="_Toc9816"/>
      <w:r>
        <w:rPr>
          <w:rFonts w:hint="eastAsia" w:ascii="宋体" w:hAnsi="宋体" w:eastAsia="宋体"/>
          <w:lang w:val="en-US" w:eastAsia="zh-CN"/>
        </w:rPr>
        <w:t>流程引擎</w:t>
      </w:r>
      <w:bookmarkEnd w:id="385"/>
      <w:bookmarkEnd w:id="386"/>
      <w:bookmarkEnd w:id="387"/>
      <w:bookmarkEnd w:id="388"/>
      <w:bookmarkEnd w:id="389"/>
    </w:p>
    <w:p>
      <w:pPr>
        <w:pStyle w:val="23"/>
        <w:spacing w:after="0" w:line="240" w:lineRule="auto"/>
        <w:ind w:firstLine="400" w:firstLineChars="200"/>
        <w:rPr>
          <w:rFonts w:ascii="宋体" w:hAnsi="宋体"/>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描述：</w:t>
      </w:r>
      <w:r>
        <w:rPr>
          <w:rFonts w:ascii="宋体" w:hAnsi="宋体"/>
          <w:color w:val="000000" w:themeColor="text1"/>
          <w14:textFill>
            <w14:solidFill>
              <w14:schemeClr w14:val="tx1"/>
            </w14:solidFill>
          </w14:textFill>
        </w:rPr>
        <w:t>流程引擎功能模块是在业务办理各个流程环节都必须依托的重要模块。具体应该包括对工作流的配置功能、对工作流的</w:t>
      </w:r>
      <w:r>
        <w:rPr>
          <w:rFonts w:hint="eastAsia"/>
          <w:color w:val="000000" w:themeColor="text1"/>
          <w:lang w:val="en-US" w:eastAsia="zh-CN"/>
          <w14:textFill>
            <w14:solidFill>
              <w14:schemeClr w14:val="tx1"/>
            </w14:solidFill>
          </w14:textFill>
        </w:rPr>
        <w:t>逻辑</w:t>
      </w:r>
      <w:r>
        <w:rPr>
          <w:rFonts w:ascii="宋体" w:hAnsi="宋体"/>
          <w:color w:val="000000" w:themeColor="text1"/>
          <w14:textFill>
            <w14:solidFill>
              <w14:schemeClr w14:val="tx1"/>
            </w14:solidFill>
          </w14:textFill>
        </w:rPr>
        <w:t>设计功能、对工作流的管理功能以及对于工作流的流程规则进行设置的功能。</w:t>
      </w:r>
    </w:p>
    <w:p>
      <w:pPr>
        <w:pStyle w:val="23"/>
        <w:spacing w:after="0" w:line="240" w:lineRule="auto"/>
        <w:ind w:firstLine="400" w:firstLineChars="20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能力要求如下：</w:t>
      </w:r>
    </w:p>
    <w:p>
      <w:pPr>
        <w:pStyle w:val="23"/>
        <w:numPr>
          <w:ilvl w:val="0"/>
          <w:numId w:val="61"/>
        </w:numPr>
        <w:spacing w:after="0" w:line="240" w:lineRule="auto"/>
        <w:ind w:firstLine="400" w:firstLineChars="200"/>
        <w:rPr>
          <w:rFonts w:ascii="宋体" w:hAnsi="宋体"/>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应</w:t>
      </w:r>
      <w:r>
        <w:rPr>
          <w:rFonts w:ascii="宋体" w:hAnsi="宋体"/>
          <w:color w:val="000000" w:themeColor="text1"/>
          <w14:textFill>
            <w14:solidFill>
              <w14:schemeClr w14:val="tx1"/>
            </w14:solidFill>
          </w14:textFill>
        </w:rPr>
        <w:t>支持自定义配置表单信息，表单可关联外部数据</w:t>
      </w:r>
      <w:r>
        <w:rPr>
          <w:rFonts w:hint="eastAsia"/>
          <w:color w:val="000000" w:themeColor="text1"/>
          <w:lang w:eastAsia="zh-CN"/>
          <w14:textFill>
            <w14:solidFill>
              <w14:schemeClr w14:val="tx1"/>
            </w14:solidFill>
          </w14:textFill>
        </w:rPr>
        <w:t>；</w:t>
      </w:r>
    </w:p>
    <w:p>
      <w:pPr>
        <w:pStyle w:val="23"/>
        <w:numPr>
          <w:ilvl w:val="0"/>
          <w:numId w:val="61"/>
        </w:numPr>
        <w:spacing w:after="0" w:line="240" w:lineRule="auto"/>
        <w:ind w:firstLine="400" w:firstLineChars="200"/>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支持编辑和删除表单，已关联服务的表单不能删除</w:t>
      </w:r>
      <w:r>
        <w:rPr>
          <w:rFonts w:hint="eastAsia"/>
          <w:color w:val="000000" w:themeColor="text1"/>
          <w:lang w:eastAsia="zh-CN"/>
          <w14:textFill>
            <w14:solidFill>
              <w14:schemeClr w14:val="tx1"/>
            </w14:solidFill>
          </w14:textFill>
        </w:rPr>
        <w:t>；</w:t>
      </w:r>
    </w:p>
    <w:p>
      <w:pPr>
        <w:pStyle w:val="23"/>
        <w:numPr>
          <w:ilvl w:val="0"/>
          <w:numId w:val="61"/>
        </w:numPr>
        <w:spacing w:after="0" w:line="240" w:lineRule="auto"/>
        <w:ind w:firstLine="400" w:firstLineChars="200"/>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支持审批流程定义，节点可按照</w:t>
      </w:r>
      <w:r>
        <w:rPr>
          <w:rFonts w:hint="eastAsia"/>
          <w:color w:val="000000" w:themeColor="text1"/>
          <w:lang w:val="en-US" w:eastAsia="zh-CN"/>
          <w14:textFill>
            <w14:solidFill>
              <w14:schemeClr w14:val="tx1"/>
            </w14:solidFill>
          </w14:textFill>
        </w:rPr>
        <w:t>用户组</w:t>
      </w:r>
      <w:r>
        <w:rPr>
          <w:rFonts w:ascii="宋体" w:hAnsi="宋体"/>
          <w:color w:val="000000" w:themeColor="text1"/>
          <w14:textFill>
            <w14:solidFill>
              <w14:schemeClr w14:val="tx1"/>
            </w14:solidFill>
          </w14:textFill>
        </w:rPr>
        <w:t>、用户设定指定人员</w:t>
      </w:r>
      <w:r>
        <w:rPr>
          <w:rFonts w:hint="eastAsia"/>
          <w:color w:val="000000" w:themeColor="text1"/>
          <w:lang w:eastAsia="zh-CN"/>
          <w14:textFill>
            <w14:solidFill>
              <w14:schemeClr w14:val="tx1"/>
            </w14:solidFill>
          </w14:textFill>
        </w:rPr>
        <w:t>；</w:t>
      </w:r>
    </w:p>
    <w:p>
      <w:pPr>
        <w:pStyle w:val="23"/>
        <w:numPr>
          <w:ilvl w:val="0"/>
          <w:numId w:val="61"/>
        </w:numPr>
        <w:spacing w:after="0" w:line="240" w:lineRule="auto"/>
        <w:ind w:firstLine="400" w:firstLineChars="200"/>
      </w:pPr>
      <w:r>
        <w:rPr>
          <w:rFonts w:ascii="宋体" w:hAnsi="宋体"/>
          <w:color w:val="000000" w:themeColor="text1"/>
          <w14:textFill>
            <w14:solidFill>
              <w14:schemeClr w14:val="tx1"/>
            </w14:solidFill>
          </w14:textFill>
        </w:rPr>
        <w:t>支持审批流程编辑和删除，可编辑流程基础信息、流程链路和审批节点，启用和关联服务的流程不能删除。</w:t>
      </w:r>
    </w:p>
    <w:p>
      <w:pPr>
        <w:pStyle w:val="66"/>
        <w:spacing w:before="312" w:after="312"/>
        <w:rPr>
          <w:rFonts w:ascii="Times New Roman" w:hAnsi="Times New Roman"/>
        </w:rPr>
      </w:pPr>
      <w:bookmarkStart w:id="390" w:name="_Toc19225"/>
      <w:bookmarkStart w:id="391" w:name="_Toc32011"/>
      <w:bookmarkStart w:id="392" w:name="_Toc3638"/>
      <w:bookmarkStart w:id="393" w:name="_Toc24119"/>
      <w:bookmarkStart w:id="394" w:name="_Toc26767"/>
      <w:bookmarkStart w:id="395" w:name="_Toc16773"/>
      <w:r>
        <w:rPr>
          <w:rFonts w:hint="eastAsia" w:ascii="Times New Roman" w:hAnsi="Times New Roman"/>
        </w:rPr>
        <w:t>智算工程平台性能</w:t>
      </w:r>
      <w:bookmarkEnd w:id="390"/>
      <w:bookmarkEnd w:id="391"/>
      <w:bookmarkEnd w:id="392"/>
      <w:bookmarkEnd w:id="393"/>
      <w:bookmarkEnd w:id="394"/>
      <w:bookmarkEnd w:id="395"/>
    </w:p>
    <w:p>
      <w:pPr>
        <w:pStyle w:val="40"/>
        <w:rPr>
          <w:rFonts w:ascii="Arial" w:hAnsi="Arial" w:cs="Arial"/>
          <w:shd w:val="clear" w:color="auto" w:fill="FFFFFF"/>
        </w:rPr>
      </w:pPr>
      <w:r>
        <w:rPr>
          <w:rFonts w:hint="eastAsia" w:ascii="Arial" w:hAnsi="Arial" w:cs="Arial"/>
          <w:shd w:val="clear" w:color="auto" w:fill="FFFFFF"/>
        </w:rPr>
        <w:t>智算工程平台性能主要用于评估</w:t>
      </w:r>
      <w:r>
        <w:rPr>
          <w:rFonts w:ascii="Arial" w:hAnsi="Arial" w:cs="Arial"/>
          <w:shd w:val="clear" w:color="auto" w:fill="FFFFFF"/>
        </w:rPr>
        <w:t>…</w:t>
      </w:r>
    </w:p>
    <w:p>
      <w:pPr>
        <w:pStyle w:val="64"/>
        <w:spacing w:before="156" w:after="156"/>
        <w:rPr>
          <w:rFonts w:ascii="宋体" w:hAnsi="宋体" w:eastAsia="宋体"/>
        </w:rPr>
      </w:pPr>
      <w:bookmarkStart w:id="396" w:name="_Toc24866"/>
      <w:bookmarkStart w:id="397" w:name="_Toc23693"/>
      <w:bookmarkStart w:id="398" w:name="_Toc23667"/>
      <w:bookmarkStart w:id="399" w:name="_Toc17703"/>
      <w:bookmarkStart w:id="400" w:name="_Toc24897"/>
      <w:bookmarkStart w:id="401" w:name="_Toc18239"/>
      <w:r>
        <w:rPr>
          <w:rFonts w:hint="eastAsia" w:ascii="宋体" w:hAnsi="宋体" w:eastAsia="宋体"/>
        </w:rPr>
        <w:t>单项性能</w:t>
      </w:r>
      <w:bookmarkEnd w:id="396"/>
      <w:bookmarkEnd w:id="397"/>
      <w:bookmarkEnd w:id="398"/>
      <w:bookmarkEnd w:id="399"/>
      <w:bookmarkEnd w:id="400"/>
      <w:bookmarkEnd w:id="401"/>
    </w:p>
    <w:p>
      <w:pPr>
        <w:pStyle w:val="40"/>
        <w:rPr>
          <w:rFonts w:hint="eastAsia"/>
          <w:lang w:val="en-US" w:eastAsia="zh-CN"/>
        </w:rPr>
      </w:pPr>
      <w:r>
        <w:t xml:space="preserve"> </w:t>
      </w:r>
      <w:r>
        <w:rPr>
          <w:rFonts w:hint="eastAsia"/>
        </w:rPr>
        <w:t>描述：不同的高性能作业对集群的单项性能要求不同，如通信密集型作业需要较高的网络性能，计算密集型作业需要较高的处理器性能。单项性能指标可以评价高性能集群单项能力的强弱并指导调优。</w:t>
      </w:r>
    </w:p>
    <w:p>
      <w:pPr>
        <w:pStyle w:val="64"/>
        <w:numPr>
          <w:ilvl w:val="2"/>
          <w:numId w:val="4"/>
        </w:numPr>
        <w:spacing w:before="156" w:after="156"/>
        <w:outlineLvl w:val="3"/>
        <w:rPr>
          <w:rFonts w:hint="eastAsia" w:asciiTheme="minorEastAsia" w:hAnsiTheme="minorEastAsia" w:eastAsiaTheme="minorEastAsia" w:cstheme="minorEastAsia"/>
          <w:lang w:val="en-US" w:eastAsia="zh-CN"/>
        </w:rPr>
      </w:pPr>
      <w:r>
        <w:rPr>
          <w:rFonts w:hint="eastAsia"/>
          <w:lang w:val="en-US" w:eastAsia="zh-CN"/>
        </w:rPr>
        <w:t xml:space="preserve"> </w:t>
      </w:r>
      <w:bookmarkStart w:id="402" w:name="_Toc27354"/>
      <w:bookmarkStart w:id="403" w:name="_Toc30905"/>
      <w:bookmarkStart w:id="404" w:name="_Toc32525"/>
      <w:r>
        <w:rPr>
          <w:rFonts w:hint="eastAsia" w:asciiTheme="minorEastAsia" w:hAnsiTheme="minorEastAsia" w:eastAsiaTheme="minorEastAsia" w:cstheme="minorEastAsia"/>
          <w:lang w:val="en-US" w:eastAsia="zh-CN"/>
        </w:rPr>
        <w:t>训练性能</w:t>
      </w:r>
      <w:bookmarkEnd w:id="402"/>
      <w:bookmarkEnd w:id="403"/>
      <w:bookmarkEnd w:id="404"/>
    </w:p>
    <w:p>
      <w:pPr>
        <w:pStyle w:val="40"/>
        <w:rPr>
          <w:rFonts w:hint="eastAsia" w:asciiTheme="minorEastAsia" w:hAnsiTheme="minorEastAsia" w:eastAsiaTheme="minorEastAsia" w:cstheme="minorEastAsia"/>
        </w:rPr>
      </w:pPr>
      <w:r>
        <w:rPr>
          <w:rFonts w:hint="eastAsia" w:asciiTheme="minorEastAsia" w:hAnsiTheme="minorEastAsia" w:eastAsiaTheme="minorEastAsia" w:cstheme="minorEastAsia"/>
        </w:rPr>
        <w:t>描述：主要指平台在进行智能训练任务时的参考指标，为优化和提升训练水平提供参考。</w:t>
      </w:r>
    </w:p>
    <w:p>
      <w:pPr>
        <w:pStyle w:val="40"/>
        <w:rPr>
          <w:rFonts w:hint="eastAsia" w:asciiTheme="minorEastAsia" w:hAnsiTheme="minorEastAsia" w:eastAsiaTheme="minorEastAsia" w:cstheme="minorEastAsia"/>
        </w:rPr>
      </w:pPr>
      <w:r>
        <w:rPr>
          <w:rFonts w:hint="eastAsia" w:asciiTheme="minorEastAsia" w:hAnsiTheme="minorEastAsia" w:eastAsiaTheme="minorEastAsia" w:cstheme="minorEastAsia"/>
        </w:rPr>
        <w:t>指标：</w:t>
      </w:r>
    </w:p>
    <w:p>
      <w:pPr>
        <w:pStyle w:val="40"/>
        <w:numPr>
          <w:ilvl w:val="0"/>
          <w:numId w:val="62"/>
        </w:numPr>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平台吞吐量：平台能支持同时训练的任务总数量；</w:t>
      </w:r>
    </w:p>
    <w:p>
      <w:pPr>
        <w:pStyle w:val="40"/>
        <w:numPr>
          <w:ilvl w:val="0"/>
          <w:numId w:val="62"/>
        </w:numPr>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训练速度: 平台完成同样的训练任务，使用的时间越少越好；</w:t>
      </w:r>
    </w:p>
    <w:p>
      <w:pPr>
        <w:pStyle w:val="40"/>
        <w:numPr>
          <w:ilvl w:val="0"/>
          <w:numId w:val="62"/>
        </w:numPr>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数据维度处理：支持多种维度的数据处理。</w:t>
      </w:r>
    </w:p>
    <w:p>
      <w:pPr>
        <w:pStyle w:val="64"/>
        <w:numPr>
          <w:ilvl w:val="2"/>
          <w:numId w:val="4"/>
        </w:numPr>
        <w:spacing w:before="156" w:after="156"/>
        <w:outlineLvl w:val="3"/>
        <w:rPr>
          <w:rFonts w:hint="eastAsia" w:asciiTheme="minorEastAsia" w:hAnsiTheme="minorEastAsia" w:eastAsiaTheme="minorEastAsia" w:cstheme="minorEastAsia"/>
          <w:lang w:val="en-US" w:eastAsia="zh-CN"/>
        </w:rPr>
      </w:pPr>
      <w:bookmarkStart w:id="405" w:name="_Toc313"/>
      <w:bookmarkStart w:id="406" w:name="_Toc15205"/>
      <w:bookmarkStart w:id="407" w:name="_Toc13803"/>
      <w:r>
        <w:rPr>
          <w:rFonts w:hint="eastAsia" w:asciiTheme="minorEastAsia" w:hAnsiTheme="minorEastAsia" w:eastAsiaTheme="minorEastAsia" w:cstheme="minorEastAsia"/>
          <w:lang w:val="en-US" w:eastAsia="zh-CN"/>
        </w:rPr>
        <w:t>推理性能</w:t>
      </w:r>
      <w:bookmarkEnd w:id="405"/>
      <w:bookmarkEnd w:id="406"/>
      <w:bookmarkEnd w:id="407"/>
    </w:p>
    <w:p>
      <w:pPr>
        <w:pStyle w:val="40"/>
        <w:rPr>
          <w:rFonts w:hint="eastAsia" w:asciiTheme="minorEastAsia" w:hAnsiTheme="minorEastAsia" w:eastAsiaTheme="minorEastAsia" w:cstheme="minorEastAsia"/>
        </w:rPr>
      </w:pPr>
      <w:r>
        <w:rPr>
          <w:rFonts w:hint="eastAsia" w:asciiTheme="minorEastAsia" w:hAnsiTheme="minorEastAsia" w:eastAsiaTheme="minorEastAsia" w:cstheme="minorEastAsia"/>
        </w:rPr>
        <w:t>描述：主要指平台在进行智能推理任务时的参考指标，为优化和提升推理水平提供参考</w:t>
      </w:r>
    </w:p>
    <w:p>
      <w:pPr>
        <w:pStyle w:val="40"/>
        <w:rPr>
          <w:rFonts w:hint="eastAsia" w:asciiTheme="minorEastAsia" w:hAnsiTheme="minorEastAsia" w:eastAsiaTheme="minorEastAsia" w:cstheme="minorEastAsia"/>
        </w:rPr>
      </w:pPr>
      <w:r>
        <w:rPr>
          <w:rFonts w:hint="eastAsia" w:asciiTheme="minorEastAsia" w:hAnsiTheme="minorEastAsia" w:eastAsiaTheme="minorEastAsia" w:cstheme="minorEastAsia"/>
        </w:rPr>
        <w:t>指标：</w:t>
      </w:r>
    </w:p>
    <w:p>
      <w:pPr>
        <w:pStyle w:val="40"/>
        <w:numPr>
          <w:ilvl w:val="0"/>
          <w:numId w:val="63"/>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吞吐量：每秒处理的查询个数；</w:t>
      </w:r>
    </w:p>
    <w:p>
      <w:pPr>
        <w:pStyle w:val="40"/>
        <w:numPr>
          <w:ilvl w:val="-1"/>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 xml:space="preserve">    b) </w:t>
      </w:r>
      <w:r>
        <w:rPr>
          <w:rFonts w:hint="eastAsia" w:asciiTheme="minorEastAsia" w:hAnsiTheme="minorEastAsia" w:eastAsiaTheme="minorEastAsia" w:cstheme="minorEastAsia"/>
        </w:rPr>
        <w:t>延迟：处理每个推理请求的时间；</w:t>
      </w:r>
    </w:p>
    <w:p>
      <w:pPr>
        <w:pStyle w:val="4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 xml:space="preserve">c) </w:t>
      </w:r>
      <w:r>
        <w:rPr>
          <w:rFonts w:hint="eastAsia" w:asciiTheme="minorEastAsia" w:hAnsiTheme="minorEastAsia" w:eastAsiaTheme="minorEastAsia" w:cstheme="minorEastAsia"/>
        </w:rPr>
        <w:t>推理速度: 平台完成同样的推理任务，使用的时间越少越好。</w:t>
      </w:r>
    </w:p>
    <w:p>
      <w:pPr>
        <w:pStyle w:val="64"/>
        <w:numPr>
          <w:ilvl w:val="2"/>
          <w:numId w:val="4"/>
        </w:numPr>
        <w:spacing w:before="156" w:after="156"/>
        <w:outlineLvl w:val="3"/>
        <w:rPr>
          <w:rFonts w:hint="eastAsia" w:asciiTheme="minorEastAsia" w:hAnsiTheme="minorEastAsia" w:eastAsiaTheme="minorEastAsia" w:cstheme="minorEastAsia"/>
          <w:lang w:val="en-US" w:eastAsia="zh-CN"/>
        </w:rPr>
      </w:pPr>
      <w:bookmarkStart w:id="408" w:name="_Toc26053"/>
      <w:bookmarkStart w:id="409" w:name="_Toc15739"/>
      <w:bookmarkStart w:id="410" w:name="_Toc8111"/>
      <w:r>
        <w:rPr>
          <w:rFonts w:hint="eastAsia" w:asciiTheme="minorEastAsia" w:hAnsiTheme="minorEastAsia" w:eastAsiaTheme="minorEastAsia" w:cstheme="minorEastAsia"/>
          <w:lang w:val="en-US" w:eastAsia="zh-CN"/>
        </w:rPr>
        <w:t>集群加速比</w:t>
      </w:r>
      <w:bookmarkEnd w:id="408"/>
      <w:bookmarkEnd w:id="409"/>
      <w:bookmarkEnd w:id="410"/>
    </w:p>
    <w:p>
      <w:pPr>
        <w:pStyle w:val="40"/>
        <w:rPr>
          <w:rFonts w:hint="eastAsia" w:asciiTheme="minorEastAsia" w:hAnsiTheme="minorEastAsia" w:eastAsiaTheme="minorEastAsia" w:cstheme="minorEastAsia"/>
        </w:rPr>
      </w:pPr>
      <w:r>
        <w:rPr>
          <w:rFonts w:hint="eastAsia" w:asciiTheme="minorEastAsia" w:hAnsiTheme="minorEastAsia" w:eastAsiaTheme="minorEastAsia" w:cstheme="minorEastAsia"/>
        </w:rPr>
        <w:t>描述：平台提供分布式调度策略、充分利用集群中多机多卡的优势，提高平台的集群加速比。</w:t>
      </w:r>
    </w:p>
    <w:p>
      <w:pPr>
        <w:pStyle w:val="40"/>
        <w:rPr>
          <w:rFonts w:hint="eastAsia" w:asciiTheme="minorEastAsia" w:hAnsiTheme="minorEastAsia" w:eastAsiaTheme="minorEastAsia" w:cstheme="minorEastAsia"/>
        </w:rPr>
      </w:pPr>
      <w:r>
        <w:rPr>
          <w:rFonts w:hint="eastAsia" w:asciiTheme="minorEastAsia" w:hAnsiTheme="minorEastAsia" w:eastAsiaTheme="minorEastAsia" w:cstheme="minorEastAsia"/>
        </w:rPr>
        <w:t>指标：</w:t>
      </w:r>
    </w:p>
    <w:p>
      <w:pPr>
        <w:pStyle w:val="40"/>
        <w:numPr>
          <w:ilvl w:val="0"/>
          <w:numId w:val="64"/>
        </w:numPr>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验证性能增速和资源增速之间的比值，主要通过对于同样的任务，增加算力后任务处理加速情况。</w:t>
      </w:r>
    </w:p>
    <w:p>
      <w:pPr>
        <w:pStyle w:val="4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2133600" cy="412750"/>
            <wp:effectExtent l="0" t="0" r="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2133600" cy="412750"/>
                    </a:xfrm>
                    <a:prstGeom prst="rect">
                      <a:avLst/>
                    </a:prstGeom>
                    <a:noFill/>
                    <a:ln>
                      <a:noFill/>
                    </a:ln>
                  </pic:spPr>
                </pic:pic>
              </a:graphicData>
            </a:graphic>
          </wp:inline>
        </w:drawing>
      </w:r>
    </w:p>
    <w:p>
      <w:pPr>
        <w:pStyle w:val="64"/>
        <w:numPr>
          <w:ilvl w:val="2"/>
          <w:numId w:val="4"/>
        </w:numPr>
        <w:spacing w:before="156" w:after="156"/>
        <w:outlineLvl w:val="3"/>
        <w:rPr>
          <w:rFonts w:hint="eastAsia" w:asciiTheme="minorEastAsia" w:hAnsiTheme="minorEastAsia" w:eastAsiaTheme="minorEastAsia" w:cstheme="minorEastAsia"/>
          <w:lang w:val="en-US" w:eastAsia="zh-CN"/>
        </w:rPr>
      </w:pPr>
      <w:bookmarkStart w:id="411" w:name="_Toc27802"/>
      <w:bookmarkStart w:id="412" w:name="_Toc18482"/>
      <w:bookmarkStart w:id="413" w:name="_Toc26720"/>
      <w:r>
        <w:rPr>
          <w:rFonts w:hint="eastAsia" w:asciiTheme="minorEastAsia" w:hAnsiTheme="minorEastAsia" w:eastAsiaTheme="minorEastAsia" w:cstheme="minorEastAsia"/>
          <w:lang w:val="en-US" w:eastAsia="zh-CN"/>
        </w:rPr>
        <w:t>交换延迟</w:t>
      </w:r>
      <w:bookmarkEnd w:id="411"/>
      <w:bookmarkEnd w:id="412"/>
      <w:bookmarkEnd w:id="413"/>
    </w:p>
    <w:p>
      <w:pPr>
        <w:pStyle w:val="40"/>
        <w:rPr>
          <w:rFonts w:hint="eastAsia" w:asciiTheme="minorEastAsia" w:hAnsiTheme="minorEastAsia" w:eastAsiaTheme="minorEastAsia" w:cstheme="minorEastAsia"/>
        </w:rPr>
      </w:pPr>
      <w:r>
        <w:rPr>
          <w:rFonts w:hint="eastAsia" w:asciiTheme="minorEastAsia" w:hAnsiTheme="minorEastAsia" w:eastAsiaTheme="minorEastAsia" w:cstheme="minorEastAsia"/>
        </w:rPr>
        <w:t>描述：分布式训练中参数及数据交换的延迟。</w:t>
      </w:r>
    </w:p>
    <w:p>
      <w:pPr>
        <w:pStyle w:val="4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指标</w:t>
      </w:r>
      <w:r>
        <w:rPr>
          <w:rFonts w:hint="eastAsia" w:asciiTheme="minorEastAsia" w:hAnsiTheme="minorEastAsia" w:eastAsiaTheme="minorEastAsia" w:cstheme="minorEastAsia"/>
        </w:rPr>
        <w:t>：</w:t>
      </w:r>
    </w:p>
    <w:p>
      <w:pPr>
        <w:pStyle w:val="40"/>
        <w:numPr>
          <w:ilvl w:val="0"/>
          <w:numId w:val="65"/>
        </w:numPr>
      </w:pPr>
      <w:r>
        <w:rPr>
          <w:rFonts w:hint="eastAsia"/>
        </w:rPr>
        <w:t>处理参数交换的时间；</w:t>
      </w:r>
    </w:p>
    <w:p>
      <w:pPr>
        <w:pStyle w:val="40"/>
        <w:numPr>
          <w:ilvl w:val="0"/>
          <w:numId w:val="65"/>
        </w:numPr>
      </w:pPr>
      <w:r>
        <w:rPr>
          <w:rFonts w:hint="eastAsia"/>
        </w:rPr>
        <w:t>处理数据交换的时间</w:t>
      </w:r>
      <w:r>
        <w:rPr>
          <w:rFonts w:hint="eastAsia"/>
          <w:lang w:eastAsia="zh-CN"/>
        </w:rPr>
        <w:t>。</w:t>
      </w:r>
    </w:p>
    <w:p>
      <w:pPr>
        <w:pStyle w:val="40"/>
        <w:numPr>
          <w:ilvl w:val="-1"/>
          <w:numId w:val="0"/>
        </w:numPr>
        <w:ind w:left="0" w:firstLine="0" w:firstLineChars="0"/>
      </w:pPr>
      <w:bookmarkStart w:id="414" w:name="_Toc15247"/>
    </w:p>
    <w:p>
      <w:pPr>
        <w:pStyle w:val="40"/>
        <w:numPr>
          <w:ilvl w:val="-1"/>
          <w:numId w:val="0"/>
        </w:numPr>
        <w:ind w:left="0" w:firstLine="0" w:firstLineChars="0"/>
      </w:pPr>
    </w:p>
    <w:p>
      <w:pPr>
        <w:pStyle w:val="64"/>
        <w:spacing w:before="156" w:after="156"/>
        <w:rPr>
          <w:rFonts w:ascii="宋体" w:hAnsi="宋体" w:eastAsia="宋体"/>
        </w:rPr>
      </w:pPr>
      <w:bookmarkStart w:id="415" w:name="_Toc28873"/>
      <w:r>
        <w:rPr>
          <w:rFonts w:hint="eastAsia" w:ascii="宋体" w:hAnsi="宋体" w:eastAsia="宋体"/>
          <w:lang w:val="en-US" w:eastAsia="zh-CN"/>
        </w:rPr>
        <w:t>综合</w:t>
      </w:r>
      <w:r>
        <w:rPr>
          <w:rFonts w:hint="eastAsia" w:ascii="宋体" w:hAnsi="宋体" w:eastAsia="宋体"/>
        </w:rPr>
        <w:t>性能</w:t>
      </w:r>
      <w:bookmarkEnd w:id="414"/>
      <w:bookmarkEnd w:id="415"/>
    </w:p>
    <w:p>
      <w:pPr>
        <w:pStyle w:val="40"/>
        <w:rPr>
          <w:rFonts w:hint="eastAsia" w:ascii="宋体" w:hAnsi="宋体" w:eastAsia="宋体"/>
        </w:rPr>
      </w:pPr>
      <w:r>
        <w:rPr>
          <w:rFonts w:hint="eastAsia" w:hAnsi="宋体"/>
          <w:lang w:val="en-US" w:eastAsia="zh-CN"/>
        </w:rPr>
        <w:t>描</w:t>
      </w:r>
      <w:r>
        <w:rPr>
          <w:rFonts w:hint="eastAsia" w:hAnsi="宋体"/>
        </w:rPr>
        <w:t>述：智算工程平台综合性能评估是一项全面衡量智算平台在多个方面表现的过程。对智算平台的基础</w:t>
      </w:r>
      <w:r>
        <w:rPr>
          <w:rFonts w:hint="eastAsia" w:hAnsi="宋体"/>
          <w:lang w:val="en-US" w:eastAsia="zh-CN"/>
        </w:rPr>
        <w:t>服务能力</w:t>
      </w:r>
      <w:r>
        <w:rPr>
          <w:rFonts w:hint="eastAsia" w:hAnsi="宋体"/>
        </w:rPr>
        <w:t>、平台</w:t>
      </w:r>
      <w:r>
        <w:rPr>
          <w:rFonts w:hint="eastAsia" w:hAnsi="宋体"/>
          <w:lang w:val="en-US" w:eastAsia="zh-CN"/>
        </w:rPr>
        <w:t>工程</w:t>
      </w:r>
      <w:r>
        <w:rPr>
          <w:rFonts w:hint="eastAsia" w:hAnsi="宋体"/>
        </w:rPr>
        <w:t>能力、应用性能等方面进行综合评估，以便更好地了解平台的优势和不足，为平台优化和升级提供指导。</w:t>
      </w:r>
    </w:p>
    <w:p>
      <w:pPr>
        <w:pStyle w:val="40"/>
        <w:rPr>
          <w:rFonts w:hint="eastAsia" w:ascii="宋体" w:hAnsi="宋体" w:eastAsia="宋体"/>
        </w:rPr>
      </w:pPr>
    </w:p>
    <w:p>
      <w:pPr>
        <w:pStyle w:val="40"/>
        <w:numPr>
          <w:ilvl w:val="-1"/>
          <w:numId w:val="0"/>
        </w:numPr>
        <w:ind w:firstLine="0" w:firstLineChars="0"/>
      </w:pPr>
    </w:p>
    <w:p>
      <w:pPr>
        <w:pStyle w:val="40"/>
        <w:rPr>
          <w:rFonts w:hint="eastAsia"/>
        </w:rPr>
      </w:pPr>
    </w:p>
    <w:p>
      <w:pPr>
        <w:pStyle w:val="40"/>
        <w:rPr>
          <w:rFonts w:hint="eastAsia"/>
        </w:rPr>
      </w:pPr>
    </w:p>
    <w:p>
      <w:pPr>
        <w:pStyle w:val="40"/>
        <w:rPr>
          <w:rFonts w:hint="eastAsia"/>
        </w:rPr>
      </w:pPr>
    </w:p>
    <w:p>
      <w:pPr>
        <w:pStyle w:val="40"/>
        <w:rPr>
          <w:rFonts w:hint="eastAsia"/>
        </w:rPr>
      </w:pPr>
    </w:p>
    <w:p>
      <w:pPr>
        <w:pStyle w:val="40"/>
        <w:ind w:firstLine="0" w:firstLineChars="0"/>
        <w:rPr>
          <w:rFonts w:hAnsi="宋体"/>
        </w:rPr>
      </w:pPr>
    </w:p>
    <w:bookmarkEnd w:id="16"/>
    <w:bookmarkEnd w:id="17"/>
    <w:bookmarkEnd w:id="18"/>
    <w:bookmarkEnd w:id="19"/>
    <w:bookmarkEnd w:id="120"/>
    <w:sdt>
      <w:sdtPr>
        <w:rPr>
          <w:rFonts w:hint="eastAsia"/>
        </w:rPr>
        <w:tag w:val="ENDOFLINE"/>
        <w:id w:val="-1849546833"/>
        <w:lock w:val="sdtContentLocked"/>
        <w:placeholder>
          <w:docPart w:val="{ca4965af-0ac2-470a-9d05-dd026bbe3b3a}"/>
        </w:placeholder>
        <w:text/>
      </w:sdtPr>
      <w:sdtEndPr>
        <w:rPr>
          <w:rFonts w:hint="eastAsia"/>
        </w:rPr>
      </w:sdtEndPr>
      <w:sdtContent>
        <w:p>
          <w:pPr>
            <w:pStyle w:val="154"/>
            <w:framePr w:wrap="around" w:vAnchor="text" w:hAnchor="page" w:x="4067" w:y="1677"/>
            <w:outlineLvl w:val="0"/>
          </w:pPr>
          <w:bookmarkStart w:id="416" w:name="_Toc30182"/>
          <w:bookmarkStart w:id="417" w:name="_Toc12204"/>
          <w:bookmarkStart w:id="418" w:name="_Toc23650"/>
          <w:bookmarkStart w:id="419" w:name="_Toc22014"/>
          <w:bookmarkStart w:id="420" w:name="_Toc20590"/>
          <w:bookmarkStart w:id="421" w:name="_Toc14751"/>
          <w:r>
            <w:rPr>
              <w:rFonts w:hint="eastAsia"/>
            </w:rPr>
            <w:t>_________________________________</w:t>
          </w:r>
          <w:bookmarkEnd w:id="416"/>
          <w:bookmarkEnd w:id="417"/>
          <w:bookmarkEnd w:id="418"/>
          <w:bookmarkEnd w:id="419"/>
          <w:bookmarkEnd w:id="420"/>
          <w:bookmarkEnd w:id="421"/>
        </w:p>
      </w:sdtContent>
    </w:sdt>
    <w:p>
      <w:pPr>
        <w:ind w:firstLineChars="0"/>
      </w:pPr>
      <w:bookmarkStart w:id="422" w:name="_Toc9250"/>
      <w:bookmarkEnd w:id="422"/>
    </w:p>
    <w:sectPr>
      <w:headerReference r:id="rId11" w:type="default"/>
      <w:footerReference r:id="rId12" w:type="default"/>
      <w:pgSz w:w="11906" w:h="16838"/>
      <w:pgMar w:top="567" w:right="1134" w:bottom="1134" w:left="1418" w:header="1418" w:footer="1134" w:gutter="0"/>
      <w:pgNumType w:start="1"/>
      <w:cols w:space="425" w:num="1"/>
      <w:formProt w:val="0"/>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韩思齐" w:date="2024-06-28T14:33:15Z" w:initials="hsq">
    <w:p w14:paraId="74990996">
      <w:pPr>
        <w:pStyle w:val="17"/>
        <w:rPr>
          <w:rFonts w:hint="default" w:eastAsia="宋体"/>
          <w:lang w:val="en-US" w:eastAsia="zh-CN"/>
        </w:rPr>
      </w:pPr>
      <w:r>
        <w:rPr>
          <w:rFonts w:hint="eastAsia"/>
          <w:lang w:val="en-US" w:eastAsia="zh-CN"/>
        </w:rPr>
        <w:t>和封面的题目不一样？</w:t>
      </w:r>
      <w:r>
        <w:rPr>
          <w:rFonts w:hint="eastAsia"/>
          <w:lang w:val="en-US" w:eastAsia="zh-CN"/>
        </w:rPr>
        <w:br w:type="textWrapping"/>
      </w:r>
      <w:r>
        <w:rPr>
          <w:rFonts w:hint="eastAsia"/>
          <w:lang w:val="en-US" w:eastAsia="zh-CN"/>
        </w:rPr>
        <w:t>咱这里面是不是没分级</w:t>
      </w:r>
    </w:p>
  </w:comment>
  <w:comment w:id="1" w:author="韩思齐" w:date="2024-06-28T15:38:28Z" w:initials="hsq">
    <w:p w14:paraId="43D51E9D">
      <w:pPr>
        <w:pStyle w:val="17"/>
      </w:pPr>
      <w:r>
        <w:rPr>
          <w:rFonts w:hint="eastAsia"/>
          <w:lang w:val="en-US" w:eastAsia="zh-CN"/>
        </w:rPr>
        <w:t>这段跟图1以及后面的章节对不上</w:t>
      </w:r>
    </w:p>
  </w:comment>
  <w:comment w:id="2" w:author="韩思齐" w:date="2024-06-28T15:27:19Z" w:initials="hsq">
    <w:p w14:paraId="5EAF7D0F">
      <w:pPr>
        <w:pStyle w:val="17"/>
        <w:rPr>
          <w:rFonts w:hint="default" w:eastAsia="宋体"/>
          <w:lang w:val="en-US" w:eastAsia="zh-CN"/>
        </w:rPr>
      </w:pPr>
      <w:r>
        <w:rPr>
          <w:rFonts w:hint="eastAsia"/>
          <w:lang w:val="en-US" w:eastAsia="zh-CN"/>
        </w:rPr>
        <w:t>这段跟图1以及后面的章节对不上</w:t>
      </w:r>
    </w:p>
  </w:comment>
  <w:comment w:id="3" w:author="韩思齐" w:date="2024-06-28T15:39:21Z" w:initials="hsq">
    <w:p w14:paraId="6E673A1A">
      <w:pPr>
        <w:pStyle w:val="17"/>
        <w:rPr>
          <w:rFonts w:hint="eastAsia"/>
          <w:lang w:val="en-US" w:eastAsia="zh-CN"/>
        </w:rPr>
      </w:pPr>
      <w:r>
        <w:rPr>
          <w:rFonts w:hint="eastAsia"/>
          <w:lang w:val="en-US" w:eastAsia="zh-CN"/>
        </w:rPr>
        <w:t>功能要求？跟 性能要求 对应？</w:t>
      </w:r>
    </w:p>
    <w:p w14:paraId="3D136783">
      <w:pPr>
        <w:pStyle w:val="17"/>
        <w:rPr>
          <w:rFonts w:hint="eastAsia"/>
          <w:lang w:val="en-US" w:eastAsia="zh-CN"/>
        </w:rPr>
      </w:pPr>
    </w:p>
    <w:p w14:paraId="125130E7">
      <w:pPr>
        <w:pStyle w:val="17"/>
        <w:rPr>
          <w:rFonts w:hint="default"/>
          <w:lang w:val="en-US" w:eastAsia="zh-CN"/>
        </w:rPr>
      </w:pPr>
      <w:r>
        <w:rPr>
          <w:rFonts w:hint="eastAsia"/>
          <w:lang w:val="en-US" w:eastAsia="zh-CN"/>
        </w:rPr>
        <w:t>二级标题的顺序上，一般是先写核心内容，或者说对应到图1 ，先中间后两边。比如在现在的基础上，把安全服务放到应用服务后面</w:t>
      </w:r>
    </w:p>
  </w:comment>
  <w:comment w:id="4" w:author="韩思齐" w:date="2024-06-28T16:57:09Z" w:initials="hsq">
    <w:p w14:paraId="26B42814">
      <w:pPr>
        <w:pStyle w:val="17"/>
        <w:rPr>
          <w:rFonts w:hint="default" w:eastAsia="宋体"/>
          <w:lang w:val="en-US" w:eastAsia="zh-CN"/>
        </w:rPr>
      </w:pPr>
      <w:r>
        <w:rPr>
          <w:rFonts w:hint="eastAsia"/>
          <w:lang w:val="en-US" w:eastAsia="zh-CN"/>
        </w:rPr>
        <w:t>是否要和后半句的  人工智能模型  统一？</w:t>
      </w:r>
    </w:p>
  </w:comment>
  <w:comment w:id="5" w:author="韩思齐" w:date="2024-06-28T16:55:56Z" w:initials="hsq">
    <w:p w14:paraId="6B8D614B">
      <w:pPr>
        <w:pStyle w:val="17"/>
        <w:rPr>
          <w:rFonts w:hint="default" w:eastAsia="宋体"/>
          <w:lang w:val="en-US" w:eastAsia="zh-CN"/>
        </w:rPr>
      </w:pPr>
      <w:r>
        <w:rPr>
          <w:rFonts w:hint="eastAsia"/>
          <w:lang w:val="en-US" w:eastAsia="zh-CN"/>
        </w:rPr>
        <w:t>这个没太懂</w:t>
      </w:r>
    </w:p>
  </w:comment>
  <w:comment w:id="6" w:author="韩思齐" w:date="2024-06-28T16:58:55Z" w:initials="hsq">
    <w:p w14:paraId="11F94664">
      <w:pPr>
        <w:pStyle w:val="17"/>
        <w:rPr>
          <w:rFonts w:hint="default" w:eastAsia="宋体"/>
          <w:lang w:val="en-US" w:eastAsia="zh-CN"/>
        </w:rPr>
      </w:pPr>
      <w:r>
        <w:rPr>
          <w:rFonts w:hint="eastAsia"/>
          <w:lang w:val="en-US" w:eastAsia="zh-CN"/>
        </w:rPr>
        <w:t>悬置段，一般需要单独开一个三级标题。或者删掉</w:t>
      </w:r>
    </w:p>
  </w:comment>
  <w:comment w:id="7" w:author="韩思齐" w:date="2024-06-28T17:13:28Z" w:initials="hsq">
    <w:p w14:paraId="53580023">
      <w:pPr>
        <w:pStyle w:val="17"/>
        <w:rPr>
          <w:rFonts w:hint="default" w:eastAsia="宋体"/>
          <w:lang w:val="en-US" w:eastAsia="zh-CN"/>
        </w:rPr>
      </w:pPr>
      <w:r>
        <w:rPr>
          <w:rFonts w:hint="eastAsia"/>
          <w:lang w:val="en-US" w:eastAsia="zh-CN"/>
        </w:rPr>
        <w:t>更高是相对哪个章节</w:t>
      </w:r>
    </w:p>
  </w:comment>
  <w:comment w:id="8" w:author="韩思齐" w:date="2024-06-28T17:30:48Z" w:initials="hsq">
    <w:p w14:paraId="4EA40F4C">
      <w:pPr>
        <w:pStyle w:val="17"/>
        <w:rPr>
          <w:rFonts w:hint="default" w:eastAsia="宋体"/>
          <w:lang w:val="en-US" w:eastAsia="zh-CN"/>
        </w:rPr>
      </w:pPr>
      <w:r>
        <w:rPr>
          <w:rFonts w:hint="eastAsia"/>
          <w:lang w:val="en-US" w:eastAsia="zh-CN"/>
        </w:rPr>
        <w:t>建议改成中文。包括debug等。或者放到第4章缩略语</w:t>
      </w:r>
    </w:p>
  </w:comment>
  <w:comment w:id="9" w:author="韩思齐" w:date="2024-06-28T16:24:28Z" w:initials="hsq">
    <w:p w14:paraId="29363B32">
      <w:pPr>
        <w:pStyle w:val="17"/>
        <w:rPr>
          <w:rFonts w:hint="default" w:eastAsia="宋体"/>
          <w:lang w:val="en-US" w:eastAsia="zh-CN"/>
        </w:rPr>
      </w:pPr>
      <w:r>
        <w:rPr>
          <w:rFonts w:hint="eastAsia"/>
          <w:lang w:val="en-US" w:eastAsia="zh-CN"/>
        </w:rPr>
        <w:t>图1是   应用服务，看是否要保持一致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4990996" w15:done="0"/>
  <w15:commentEx w15:paraId="43D51E9D" w15:done="0"/>
  <w15:commentEx w15:paraId="5EAF7D0F" w15:done="0"/>
  <w15:commentEx w15:paraId="125130E7" w15:done="0"/>
  <w15:commentEx w15:paraId="26B42814" w15:done="0"/>
  <w15:commentEx w15:paraId="6B8D614B" w15:done="0"/>
  <w15:commentEx w15:paraId="11F94664" w15:done="0"/>
  <w15:commentEx w15:paraId="53580023" w15:done="0"/>
  <w15:commentEx w15:paraId="4EA40F4C" w15:done="0"/>
  <w15:commentEx w15:paraId="29363B3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华文楷体">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昆仑仿宋">
    <w:altName w:val="黑体"/>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4"/>
      <w:ind w:right="24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4"/>
      <w:ind w:right="24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4"/>
      <w:ind w:right="24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2"/>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2"/>
    </w:pPr>
    <w:r>
      <w:fldChar w:fldCharType="begin"/>
    </w:r>
    <w:r>
      <w:instrText xml:space="preserve"> PAGE  \* MERGEFORMAT </w:instrText>
    </w:r>
    <w:r>
      <w:fldChar w:fldCharType="separate"/>
    </w:r>
    <w:r>
      <w:t>12</w:t>
    </w:r>
    <w: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5"/>
    </w:pPr>
    <w:r>
      <w:t>YD/T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3"/>
    </w:pPr>
    <w:r>
      <w:t>XX/T XXXXX—XXXX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3"/>
    </w:pPr>
    <w:r>
      <w:t>XX/T XXXXX—XXXX</w:t>
    </w:r>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CF1DCD"/>
    <w:multiLevelType w:val="singleLevel"/>
    <w:tmpl w:val="82CF1DCD"/>
    <w:lvl w:ilvl="0" w:tentative="0">
      <w:start w:val="1"/>
      <w:numFmt w:val="lowerLetter"/>
      <w:suff w:val="space"/>
      <w:lvlText w:val="%1)"/>
      <w:lvlJc w:val="left"/>
    </w:lvl>
  </w:abstractNum>
  <w:abstractNum w:abstractNumId="1">
    <w:nsid w:val="90E78133"/>
    <w:multiLevelType w:val="multilevel"/>
    <w:tmpl w:val="90E78133"/>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97260CDC"/>
    <w:multiLevelType w:val="singleLevel"/>
    <w:tmpl w:val="97260CDC"/>
    <w:lvl w:ilvl="0" w:tentative="0">
      <w:start w:val="1"/>
      <w:numFmt w:val="lowerLetter"/>
      <w:suff w:val="space"/>
      <w:lvlText w:val="%1)"/>
      <w:lvlJc w:val="left"/>
    </w:lvl>
  </w:abstractNum>
  <w:abstractNum w:abstractNumId="3">
    <w:nsid w:val="9A244DD6"/>
    <w:multiLevelType w:val="multilevel"/>
    <w:tmpl w:val="9A244DD6"/>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4">
    <w:nsid w:val="B41A86DC"/>
    <w:multiLevelType w:val="multilevel"/>
    <w:tmpl w:val="B41A86DC"/>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5">
    <w:nsid w:val="BF43C4F2"/>
    <w:multiLevelType w:val="multilevel"/>
    <w:tmpl w:val="BF43C4F2"/>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6">
    <w:nsid w:val="CA20BC4C"/>
    <w:multiLevelType w:val="multilevel"/>
    <w:tmpl w:val="CA20BC4C"/>
    <w:lvl w:ilvl="0" w:tentative="0">
      <w:start w:val="1"/>
      <w:numFmt w:val="lowerLetter"/>
      <w:lvlText w:val="%1)"/>
      <w:lvlJc w:val="left"/>
      <w:pPr>
        <w:tabs>
          <w:tab w:val="left" w:pos="-420"/>
        </w:tabs>
        <w:ind w:left="300"/>
      </w:pPr>
      <w:rPr>
        <w:rFonts w:hint="default" w:ascii="Times New Roman" w:hAnsi="Times New Roman" w:cs="Times New Roman"/>
      </w:rPr>
    </w:lvl>
    <w:lvl w:ilvl="1" w:tentative="0">
      <w:start w:val="1"/>
      <w:numFmt w:val="lowerLetter"/>
      <w:lvlText w:val="%2)"/>
      <w:lvlJc w:val="left"/>
      <w:pPr>
        <w:tabs>
          <w:tab w:val="left" w:pos="-420"/>
        </w:tabs>
        <w:ind w:left="1020"/>
      </w:pPr>
      <w:rPr>
        <w:rFonts w:hint="default" w:ascii="Times New Roman" w:hAnsi="Times New Roman" w:cs="Times New Roman"/>
      </w:rPr>
    </w:lvl>
    <w:lvl w:ilvl="2" w:tentative="0">
      <w:start w:val="1"/>
      <w:numFmt w:val="lowerRoman"/>
      <w:lvlText w:val="%3."/>
      <w:lvlJc w:val="left"/>
      <w:pPr>
        <w:tabs>
          <w:tab w:val="left" w:pos="-420"/>
        </w:tabs>
        <w:ind w:left="1740"/>
      </w:pPr>
      <w:rPr>
        <w:rFonts w:hint="default" w:ascii="Times New Roman" w:hAnsi="Times New Roman" w:cs="Times New Roman"/>
      </w:rPr>
    </w:lvl>
    <w:lvl w:ilvl="3" w:tentative="0">
      <w:start w:val="1"/>
      <w:numFmt w:val="decimal"/>
      <w:lvlText w:val="%4."/>
      <w:lvlJc w:val="left"/>
      <w:pPr>
        <w:tabs>
          <w:tab w:val="left" w:pos="-420"/>
        </w:tabs>
        <w:ind w:left="2460"/>
      </w:pPr>
      <w:rPr>
        <w:rFonts w:hint="default" w:ascii="Times New Roman" w:hAnsi="Times New Roman" w:cs="Times New Roman"/>
      </w:rPr>
    </w:lvl>
    <w:lvl w:ilvl="4" w:tentative="0">
      <w:start w:val="1"/>
      <w:numFmt w:val="lowerLetter"/>
      <w:lvlText w:val="%5)"/>
      <w:lvlJc w:val="left"/>
      <w:pPr>
        <w:tabs>
          <w:tab w:val="left" w:pos="-420"/>
        </w:tabs>
        <w:ind w:left="3180"/>
      </w:pPr>
      <w:rPr>
        <w:rFonts w:hint="default" w:ascii="Times New Roman" w:hAnsi="Times New Roman" w:cs="Times New Roman"/>
      </w:rPr>
    </w:lvl>
    <w:lvl w:ilvl="5" w:tentative="0">
      <w:start w:val="1"/>
      <w:numFmt w:val="lowerRoman"/>
      <w:lvlText w:val="%6."/>
      <w:lvlJc w:val="left"/>
      <w:pPr>
        <w:tabs>
          <w:tab w:val="left" w:pos="-420"/>
        </w:tabs>
        <w:ind w:left="3900"/>
      </w:pPr>
      <w:rPr>
        <w:rFonts w:hint="default" w:ascii="Times New Roman" w:hAnsi="Times New Roman" w:cs="Times New Roman"/>
      </w:rPr>
    </w:lvl>
    <w:lvl w:ilvl="6" w:tentative="0">
      <w:start w:val="1"/>
      <w:numFmt w:val="decimal"/>
      <w:lvlText w:val="%7."/>
      <w:lvlJc w:val="left"/>
      <w:pPr>
        <w:tabs>
          <w:tab w:val="left" w:pos="-420"/>
        </w:tabs>
        <w:ind w:left="4620"/>
      </w:pPr>
      <w:rPr>
        <w:rFonts w:hint="default" w:ascii="Times New Roman" w:hAnsi="Times New Roman" w:cs="Times New Roman"/>
      </w:rPr>
    </w:lvl>
    <w:lvl w:ilvl="7" w:tentative="0">
      <w:start w:val="1"/>
      <w:numFmt w:val="lowerLetter"/>
      <w:lvlText w:val="%8)"/>
      <w:lvlJc w:val="left"/>
      <w:pPr>
        <w:tabs>
          <w:tab w:val="left" w:pos="-420"/>
        </w:tabs>
        <w:ind w:left="5340"/>
      </w:pPr>
      <w:rPr>
        <w:rFonts w:hint="default" w:ascii="Times New Roman" w:hAnsi="Times New Roman" w:cs="Times New Roman"/>
      </w:rPr>
    </w:lvl>
    <w:lvl w:ilvl="8" w:tentative="0">
      <w:start w:val="1"/>
      <w:numFmt w:val="lowerRoman"/>
      <w:lvlText w:val="%9."/>
      <w:lvlJc w:val="left"/>
      <w:pPr>
        <w:tabs>
          <w:tab w:val="left" w:pos="-420"/>
        </w:tabs>
        <w:ind w:left="6060"/>
      </w:pPr>
      <w:rPr>
        <w:rFonts w:hint="default" w:ascii="Times New Roman" w:hAnsi="Times New Roman" w:cs="Times New Roman"/>
      </w:rPr>
    </w:lvl>
  </w:abstractNum>
  <w:abstractNum w:abstractNumId="7">
    <w:nsid w:val="CEDEAC48"/>
    <w:multiLevelType w:val="multilevel"/>
    <w:tmpl w:val="CEDEAC48"/>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8">
    <w:nsid w:val="D6D1865D"/>
    <w:multiLevelType w:val="multilevel"/>
    <w:tmpl w:val="D6D1865D"/>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9">
    <w:nsid w:val="D946155F"/>
    <w:multiLevelType w:val="multilevel"/>
    <w:tmpl w:val="D946155F"/>
    <w:lvl w:ilvl="0" w:tentative="0">
      <w:start w:val="1"/>
      <w:numFmt w:val="lowerLetter"/>
      <w:suff w:val="space"/>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DA67CB81"/>
    <w:multiLevelType w:val="singleLevel"/>
    <w:tmpl w:val="DA67CB81"/>
    <w:lvl w:ilvl="0" w:tentative="0">
      <w:start w:val="1"/>
      <w:numFmt w:val="lowerLetter"/>
      <w:suff w:val="space"/>
      <w:lvlText w:val="%1)"/>
      <w:lvlJc w:val="left"/>
    </w:lvl>
  </w:abstractNum>
  <w:abstractNum w:abstractNumId="11">
    <w:nsid w:val="E931E3CD"/>
    <w:multiLevelType w:val="multilevel"/>
    <w:tmpl w:val="E931E3CD"/>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12">
    <w:nsid w:val="EDC0B750"/>
    <w:multiLevelType w:val="multilevel"/>
    <w:tmpl w:val="EDC0B750"/>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13">
    <w:nsid w:val="F5421CB6"/>
    <w:multiLevelType w:val="multilevel"/>
    <w:tmpl w:val="F5421CB6"/>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14">
    <w:nsid w:val="F7FDC6A9"/>
    <w:multiLevelType w:val="multilevel"/>
    <w:tmpl w:val="F7FDC6A9"/>
    <w:lvl w:ilvl="0" w:tentative="0">
      <w:start w:val="1"/>
      <w:numFmt w:val="lowerLetter"/>
      <w:suff w:val="space"/>
      <w:lvlText w:val="%1)"/>
      <w:lvlJc w:val="left"/>
      <w:pPr>
        <w:ind w:left="840" w:hanging="42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15">
    <w:nsid w:val="F8164B94"/>
    <w:multiLevelType w:val="multilevel"/>
    <w:tmpl w:val="F8164B94"/>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16">
    <w:nsid w:val="FFF632EF"/>
    <w:multiLevelType w:val="multilevel"/>
    <w:tmpl w:val="FFF632EF"/>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00000028"/>
    <w:multiLevelType w:val="multilevel"/>
    <w:tmpl w:val="00000028"/>
    <w:lvl w:ilvl="0" w:tentative="0">
      <w:start w:val="1"/>
      <w:numFmt w:val="decimal"/>
      <w:pStyle w:val="2"/>
      <w:lvlText w:val="%1"/>
      <w:lvlJc w:val="left"/>
      <w:pPr>
        <w:tabs>
          <w:tab w:val="left" w:pos="432"/>
        </w:tabs>
        <w:ind w:left="432" w:hanging="432"/>
      </w:pPr>
      <w:rPr>
        <w:rFonts w:hint="eastAsia" w:ascii="Arial Unicode MS" w:hAnsi="Arial Unicode MS" w:eastAsia="Arial Unicode MS" w:cs="Arial Unicode MS"/>
      </w:rPr>
    </w:lvl>
    <w:lvl w:ilvl="1" w:tentative="0">
      <w:start w:val="1"/>
      <w:numFmt w:val="decimal"/>
      <w:pStyle w:val="3"/>
      <w:lvlText w:val="%1.%2"/>
      <w:lvlJc w:val="left"/>
      <w:pPr>
        <w:tabs>
          <w:tab w:val="left" w:pos="576"/>
        </w:tabs>
        <w:ind w:left="576" w:hanging="576"/>
      </w:pPr>
      <w:rPr>
        <w:rFonts w:ascii="Arial Unicode MS" w:hAnsi="Arial Unicode MS" w:eastAsia="Arial Unicode MS" w:cs="Arial Unicode MS"/>
      </w:rPr>
    </w:lvl>
    <w:lvl w:ilvl="2" w:tentative="0">
      <w:start w:val="1"/>
      <w:numFmt w:val="decimal"/>
      <w:pStyle w:val="4"/>
      <w:lvlText w:val="%1.%2.%3"/>
      <w:lvlJc w:val="left"/>
      <w:pPr>
        <w:tabs>
          <w:tab w:val="left" w:pos="1429"/>
        </w:tabs>
        <w:ind w:left="1429" w:hanging="720"/>
      </w:pPr>
      <w:rPr>
        <w:rFonts w:ascii="Arial Unicode MS" w:hAnsi="Arial Unicode MS" w:eastAsia="Arial Unicode MS" w:cs="Arial Unicode MS"/>
      </w:rPr>
    </w:lvl>
    <w:lvl w:ilvl="3" w:tentative="0">
      <w:start w:val="1"/>
      <w:numFmt w:val="decimal"/>
      <w:pStyle w:val="5"/>
      <w:lvlText w:val="%1.%2.%3.%4"/>
      <w:lvlJc w:val="left"/>
      <w:pPr>
        <w:tabs>
          <w:tab w:val="left" w:pos="864"/>
        </w:tabs>
        <w:ind w:left="864" w:hanging="864"/>
      </w:pPr>
      <w:rPr>
        <w:rFonts w:hint="eastAsia" w:ascii="Arial Unicode MS" w:hAnsi="Arial Unicode MS" w:eastAsia="Arial Unicode MS" w:cs="Arial Unicode MS"/>
      </w:r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8">
    <w:nsid w:val="079102AD"/>
    <w:multiLevelType w:val="multilevel"/>
    <w:tmpl w:val="079102AD"/>
    <w:lvl w:ilvl="0" w:tentative="0">
      <w:start w:val="1"/>
      <w:numFmt w:val="decimal"/>
      <w:pStyle w:val="82"/>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9">
    <w:nsid w:val="0AE367E9"/>
    <w:multiLevelType w:val="multilevel"/>
    <w:tmpl w:val="0AE367E9"/>
    <w:lvl w:ilvl="0" w:tentative="0">
      <w:start w:val="1"/>
      <w:numFmt w:val="none"/>
      <w:pStyle w:val="78"/>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20">
    <w:nsid w:val="0D983844"/>
    <w:multiLevelType w:val="multilevel"/>
    <w:tmpl w:val="0D983844"/>
    <w:lvl w:ilvl="0" w:tentative="0">
      <w:start w:val="1"/>
      <w:numFmt w:val="decimal"/>
      <w:pStyle w:val="153"/>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1">
    <w:nsid w:val="109F5E45"/>
    <w:multiLevelType w:val="multilevel"/>
    <w:tmpl w:val="109F5E45"/>
    <w:lvl w:ilvl="0" w:tentative="0">
      <w:start w:val="1"/>
      <w:numFmt w:val="bullet"/>
      <w:pStyle w:val="21"/>
      <w:lvlText w:val=""/>
      <w:lvlJc w:val="left"/>
      <w:pPr>
        <w:ind w:left="680" w:hanging="340"/>
      </w:pPr>
      <w:rPr>
        <w:rFonts w:hint="default" w:ascii="Symbol" w:hAnsi="Symbol"/>
      </w:rPr>
    </w:lvl>
    <w:lvl w:ilvl="1" w:tentative="0">
      <w:start w:val="1"/>
      <w:numFmt w:val="bullet"/>
      <w:pStyle w:val="20"/>
      <w:lvlText w:val=""/>
      <w:lvlJc w:val="left"/>
      <w:pPr>
        <w:ind w:left="1020" w:hanging="340"/>
      </w:pPr>
      <w:rPr>
        <w:rFonts w:hint="default" w:ascii="Symbol" w:hAnsi="Symbol"/>
      </w:rPr>
    </w:lvl>
    <w:lvl w:ilvl="2" w:tentative="0">
      <w:start w:val="1"/>
      <w:numFmt w:val="bullet"/>
      <w:pStyle w:val="19"/>
      <w:lvlText w:val=""/>
      <w:lvlJc w:val="left"/>
      <w:pPr>
        <w:ind w:left="1360" w:hanging="340"/>
      </w:pPr>
      <w:rPr>
        <w:rFonts w:hint="default" w:ascii="Symbol" w:hAnsi="Symbol"/>
      </w:rPr>
    </w:lvl>
    <w:lvl w:ilvl="3" w:tentative="0">
      <w:start w:val="1"/>
      <w:numFmt w:val="bullet"/>
      <w:pStyle w:val="252"/>
      <w:lvlText w:val="o"/>
      <w:lvlJc w:val="left"/>
      <w:pPr>
        <w:ind w:left="1700" w:hanging="340"/>
      </w:pPr>
      <w:rPr>
        <w:rFonts w:hint="default" w:ascii="Courier New" w:hAnsi="Courier New"/>
      </w:rPr>
    </w:lvl>
    <w:lvl w:ilvl="4" w:tentative="0">
      <w:start w:val="1"/>
      <w:numFmt w:val="none"/>
      <w:lvlText w:val=""/>
      <w:lvlJc w:val="left"/>
      <w:pPr>
        <w:ind w:left="2040" w:hanging="340"/>
      </w:pPr>
      <w:rPr>
        <w:rFonts w:hint="default"/>
      </w:rPr>
    </w:lvl>
    <w:lvl w:ilvl="5" w:tentative="0">
      <w:start w:val="1"/>
      <w:numFmt w:val="none"/>
      <w:lvlText w:val=""/>
      <w:lvlJc w:val="left"/>
      <w:pPr>
        <w:ind w:left="2380" w:hanging="340"/>
      </w:pPr>
      <w:rPr>
        <w:rFonts w:hint="default"/>
      </w:rPr>
    </w:lvl>
    <w:lvl w:ilvl="6" w:tentative="0">
      <w:start w:val="1"/>
      <w:numFmt w:val="none"/>
      <w:lvlText w:val=""/>
      <w:lvlJc w:val="left"/>
      <w:pPr>
        <w:ind w:left="2720" w:hanging="340"/>
      </w:pPr>
      <w:rPr>
        <w:rFonts w:hint="default"/>
      </w:rPr>
    </w:lvl>
    <w:lvl w:ilvl="7" w:tentative="0">
      <w:start w:val="1"/>
      <w:numFmt w:val="none"/>
      <w:lvlText w:val=""/>
      <w:lvlJc w:val="left"/>
      <w:pPr>
        <w:ind w:left="3060" w:hanging="340"/>
      </w:pPr>
      <w:rPr>
        <w:rFonts w:hint="default"/>
      </w:rPr>
    </w:lvl>
    <w:lvl w:ilvl="8" w:tentative="0">
      <w:start w:val="1"/>
      <w:numFmt w:val="none"/>
      <w:lvlText w:val=""/>
      <w:lvlJc w:val="left"/>
      <w:pPr>
        <w:ind w:left="3400" w:hanging="340"/>
      </w:pPr>
      <w:rPr>
        <w:rFonts w:hint="default"/>
      </w:rPr>
    </w:lvl>
  </w:abstractNum>
  <w:abstractNum w:abstractNumId="22">
    <w:nsid w:val="12218B8B"/>
    <w:multiLevelType w:val="multilevel"/>
    <w:tmpl w:val="12218B8B"/>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23">
    <w:nsid w:val="147EF461"/>
    <w:multiLevelType w:val="multilevel"/>
    <w:tmpl w:val="147EF461"/>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174878FE"/>
    <w:multiLevelType w:val="multilevel"/>
    <w:tmpl w:val="174878FE"/>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25">
    <w:nsid w:val="1BDE3D6C"/>
    <w:multiLevelType w:val="multilevel"/>
    <w:tmpl w:val="1BDE3D6C"/>
    <w:lvl w:ilvl="0" w:tentative="0">
      <w:start w:val="1"/>
      <w:numFmt w:val="lowerLetter"/>
      <w:pStyle w:val="247"/>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6">
    <w:nsid w:val="1DBF583A"/>
    <w:multiLevelType w:val="multilevel"/>
    <w:tmpl w:val="1DBF583A"/>
    <w:lvl w:ilvl="0" w:tentative="0">
      <w:start w:val="1"/>
      <w:numFmt w:val="decimal"/>
      <w:pStyle w:val="89"/>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27">
    <w:nsid w:val="1FC91163"/>
    <w:multiLevelType w:val="multilevel"/>
    <w:tmpl w:val="1FC91163"/>
    <w:lvl w:ilvl="0" w:tentative="0">
      <w:start w:val="1"/>
      <w:numFmt w:val="decimal"/>
      <w:pStyle w:val="66"/>
      <w:suff w:val="nothing"/>
      <w:lvlText w:val="%1　"/>
      <w:lvlJc w:val="left"/>
      <w:pPr>
        <w:ind w:left="3260" w:hanging="992"/>
      </w:pPr>
      <w:rPr>
        <w:rFonts w:hint="eastAsia" w:ascii="黑体" w:hAnsi="Times New Roman" w:eastAsia="黑体"/>
        <w:b w:val="0"/>
        <w:i w:val="0"/>
        <w:sz w:val="21"/>
        <w:szCs w:val="21"/>
      </w:rPr>
    </w:lvl>
    <w:lvl w:ilvl="1" w:tentative="0">
      <w:start w:val="1"/>
      <w:numFmt w:val="decimal"/>
      <w:pStyle w:val="64"/>
      <w:suff w:val="nothing"/>
      <w:lvlText w:val="%1.%2　"/>
      <w:lvlJc w:val="left"/>
      <w:pPr>
        <w:ind w:left="426"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pStyle w:val="67"/>
      <w:suff w:val="nothing"/>
      <w:lvlText w:val="%1.%2.%3.%4.%5　"/>
      <w:lvlJc w:val="left"/>
      <w:pPr>
        <w:ind w:left="0" w:firstLine="0"/>
      </w:pPr>
      <w:rPr>
        <w:rFonts w:hint="eastAsia" w:ascii="黑体" w:hAnsi="Times New Roman" w:eastAsia="黑体"/>
        <w:b w:val="0"/>
        <w:i w:val="0"/>
        <w:sz w:val="21"/>
      </w:rPr>
    </w:lvl>
    <w:lvl w:ilvl="5" w:tentative="0">
      <w:start w:val="1"/>
      <w:numFmt w:val="decimal"/>
      <w:pStyle w:val="70"/>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8">
    <w:nsid w:val="2039639B"/>
    <w:multiLevelType w:val="singleLevel"/>
    <w:tmpl w:val="2039639B"/>
    <w:lvl w:ilvl="0" w:tentative="0">
      <w:start w:val="1"/>
      <w:numFmt w:val="lowerLetter"/>
      <w:suff w:val="space"/>
      <w:lvlText w:val="%1)"/>
      <w:lvlJc w:val="left"/>
    </w:lvl>
  </w:abstractNum>
  <w:abstractNum w:abstractNumId="29">
    <w:nsid w:val="22827D5B"/>
    <w:multiLevelType w:val="multilevel"/>
    <w:tmpl w:val="22827D5B"/>
    <w:lvl w:ilvl="0" w:tentative="0">
      <w:start w:val="1"/>
      <w:numFmt w:val="none"/>
      <w:pStyle w:val="88"/>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30">
    <w:nsid w:val="292FE18E"/>
    <w:multiLevelType w:val="multilevel"/>
    <w:tmpl w:val="292FE18E"/>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31">
    <w:nsid w:val="2A8F7113"/>
    <w:multiLevelType w:val="multilevel"/>
    <w:tmpl w:val="2A8F7113"/>
    <w:lvl w:ilvl="0" w:tentative="0">
      <w:start w:val="1"/>
      <w:numFmt w:val="upperLetter"/>
      <w:pStyle w:val="122"/>
      <w:suff w:val="space"/>
      <w:lvlText w:val="%1"/>
      <w:lvlJc w:val="left"/>
      <w:pPr>
        <w:ind w:left="623" w:hanging="425"/>
      </w:pPr>
      <w:rPr>
        <w:rFonts w:hint="eastAsia"/>
      </w:rPr>
    </w:lvl>
    <w:lvl w:ilvl="1" w:tentative="0">
      <w:start w:val="1"/>
      <w:numFmt w:val="decimal"/>
      <w:pStyle w:val="123"/>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32">
    <w:nsid w:val="2C4D6AD3"/>
    <w:multiLevelType w:val="multilevel"/>
    <w:tmpl w:val="2C4D6AD3"/>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33">
    <w:nsid w:val="2C5917C3"/>
    <w:multiLevelType w:val="multilevel"/>
    <w:tmpl w:val="2C5917C3"/>
    <w:lvl w:ilvl="0" w:tentative="0">
      <w:start w:val="1"/>
      <w:numFmt w:val="none"/>
      <w:pStyle w:val="75"/>
      <w:suff w:val="nothing"/>
      <w:lvlText w:val="%1——"/>
      <w:lvlJc w:val="left"/>
      <w:pPr>
        <w:ind w:left="833" w:hanging="408"/>
      </w:pPr>
      <w:rPr>
        <w:rFonts w:hint="eastAsia"/>
      </w:rPr>
    </w:lvl>
    <w:lvl w:ilvl="1" w:tentative="0">
      <w:start w:val="1"/>
      <w:numFmt w:val="bullet"/>
      <w:pStyle w:val="76"/>
      <w:lvlText w:val=""/>
      <w:lvlJc w:val="left"/>
      <w:pPr>
        <w:tabs>
          <w:tab w:val="left" w:pos="760"/>
        </w:tabs>
        <w:ind w:left="1264" w:hanging="413"/>
      </w:pPr>
      <w:rPr>
        <w:rFonts w:hint="default" w:ascii="Symbol" w:hAnsi="Symbol"/>
        <w:color w:val="auto"/>
      </w:rPr>
    </w:lvl>
    <w:lvl w:ilvl="2" w:tentative="0">
      <w:start w:val="1"/>
      <w:numFmt w:val="bullet"/>
      <w:pStyle w:val="84"/>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34">
    <w:nsid w:val="3254713E"/>
    <w:multiLevelType w:val="multilevel"/>
    <w:tmpl w:val="3254713E"/>
    <w:lvl w:ilvl="0" w:tentative="0">
      <w:start w:val="1"/>
      <w:numFmt w:val="decimal"/>
      <w:lvlText w:val="%1."/>
      <w:lvlJc w:val="left"/>
      <w:pPr>
        <w:ind w:left="425" w:hanging="425"/>
      </w:pPr>
    </w:lvl>
    <w:lvl w:ilvl="1" w:tentative="0">
      <w:start w:val="1"/>
      <w:numFmt w:val="decimal"/>
      <w:pStyle w:val="206"/>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5">
    <w:nsid w:val="3A56B169"/>
    <w:multiLevelType w:val="multilevel"/>
    <w:tmpl w:val="3A56B169"/>
    <w:lvl w:ilvl="0" w:tentative="0">
      <w:start w:val="1"/>
      <w:numFmt w:val="lowerLetter"/>
      <w:lvlText w:val="%1)"/>
      <w:lvlJc w:val="left"/>
      <w:pPr>
        <w:ind w:left="720"/>
      </w:pPr>
      <w:rPr>
        <w:rFonts w:hint="default" w:ascii="Times New Roman" w:hAnsi="Times New Roman" w:cs="Times New Roman"/>
      </w:rPr>
    </w:lvl>
    <w:lvl w:ilvl="1" w:tentative="0">
      <w:start w:val="1"/>
      <w:numFmt w:val="lowerLetter"/>
      <w:lvlText w:val="%2)"/>
      <w:lvlJc w:val="left"/>
      <w:pPr>
        <w:ind w:left="1440"/>
      </w:pPr>
      <w:rPr>
        <w:rFonts w:hint="default" w:ascii="Times New Roman" w:hAnsi="Times New Roman" w:cs="Times New Roman"/>
      </w:rPr>
    </w:lvl>
    <w:lvl w:ilvl="2" w:tentative="0">
      <w:start w:val="1"/>
      <w:numFmt w:val="lowerRoman"/>
      <w:lvlText w:val="%3."/>
      <w:lvlJc w:val="left"/>
      <w:pPr>
        <w:ind w:left="2160"/>
      </w:pPr>
      <w:rPr>
        <w:rFonts w:hint="default" w:ascii="Times New Roman" w:hAnsi="Times New Roman" w:cs="Times New Roman"/>
      </w:rPr>
    </w:lvl>
    <w:lvl w:ilvl="3" w:tentative="0">
      <w:start w:val="1"/>
      <w:numFmt w:val="decimal"/>
      <w:lvlText w:val="%4."/>
      <w:lvlJc w:val="left"/>
      <w:pPr>
        <w:ind w:left="2880"/>
      </w:pPr>
      <w:rPr>
        <w:rFonts w:hint="default" w:ascii="Times New Roman" w:hAnsi="Times New Roman" w:cs="Times New Roman"/>
      </w:rPr>
    </w:lvl>
    <w:lvl w:ilvl="4" w:tentative="0">
      <w:start w:val="1"/>
      <w:numFmt w:val="lowerLetter"/>
      <w:lvlText w:val="%5)"/>
      <w:lvlJc w:val="left"/>
      <w:pPr>
        <w:ind w:left="3600"/>
      </w:pPr>
      <w:rPr>
        <w:rFonts w:hint="default" w:ascii="Times New Roman" w:hAnsi="Times New Roman" w:cs="Times New Roman"/>
      </w:rPr>
    </w:lvl>
    <w:lvl w:ilvl="5" w:tentative="0">
      <w:start w:val="1"/>
      <w:numFmt w:val="lowerRoman"/>
      <w:lvlText w:val="%6."/>
      <w:lvlJc w:val="left"/>
      <w:pPr>
        <w:ind w:left="4320"/>
      </w:pPr>
      <w:rPr>
        <w:rFonts w:hint="default" w:ascii="Times New Roman" w:hAnsi="Times New Roman" w:cs="Times New Roman"/>
      </w:rPr>
    </w:lvl>
    <w:lvl w:ilvl="6" w:tentative="0">
      <w:start w:val="1"/>
      <w:numFmt w:val="decimal"/>
      <w:lvlText w:val="%7."/>
      <w:lvlJc w:val="left"/>
      <w:pPr>
        <w:ind w:left="5040"/>
      </w:pPr>
      <w:rPr>
        <w:rFonts w:hint="default" w:ascii="Times New Roman" w:hAnsi="Times New Roman" w:cs="Times New Roman"/>
      </w:rPr>
    </w:lvl>
    <w:lvl w:ilvl="7" w:tentative="0">
      <w:start w:val="1"/>
      <w:numFmt w:val="lowerLetter"/>
      <w:lvlText w:val="%8)"/>
      <w:lvlJc w:val="left"/>
      <w:pPr>
        <w:ind w:left="5760"/>
      </w:pPr>
      <w:rPr>
        <w:rFonts w:hint="default" w:ascii="Times New Roman" w:hAnsi="Times New Roman" w:cs="Times New Roman"/>
      </w:rPr>
    </w:lvl>
    <w:lvl w:ilvl="8" w:tentative="0">
      <w:start w:val="1"/>
      <w:numFmt w:val="lowerRoman"/>
      <w:lvlText w:val="%9."/>
      <w:lvlJc w:val="left"/>
      <w:pPr>
        <w:ind w:left="6480"/>
      </w:pPr>
      <w:rPr>
        <w:rFonts w:hint="default" w:ascii="Times New Roman" w:hAnsi="Times New Roman" w:cs="Times New Roman"/>
      </w:rPr>
    </w:lvl>
  </w:abstractNum>
  <w:abstractNum w:abstractNumId="36">
    <w:nsid w:val="3C96186B"/>
    <w:multiLevelType w:val="multilevel"/>
    <w:tmpl w:val="3C96186B"/>
    <w:lvl w:ilvl="0" w:tentative="0">
      <w:start w:val="1"/>
      <w:numFmt w:val="decimal"/>
      <w:lvlText w:val="%1"/>
      <w:lvlJc w:val="left"/>
      <w:pPr>
        <w:ind w:left="425" w:hanging="425"/>
      </w:pPr>
    </w:lvl>
    <w:lvl w:ilvl="1" w:tentative="0">
      <w:start w:val="1"/>
      <w:numFmt w:val="decimal"/>
      <w:pStyle w:val="192"/>
      <w:lvlText w:val="%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7">
    <w:nsid w:val="3D733618"/>
    <w:multiLevelType w:val="multilevel"/>
    <w:tmpl w:val="3D733618"/>
    <w:lvl w:ilvl="0" w:tentative="0">
      <w:start w:val="1"/>
      <w:numFmt w:val="decimal"/>
      <w:pStyle w:val="41"/>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38">
    <w:nsid w:val="3EB14D18"/>
    <w:multiLevelType w:val="singleLevel"/>
    <w:tmpl w:val="3EB14D18"/>
    <w:lvl w:ilvl="0" w:tentative="0">
      <w:start w:val="1"/>
      <w:numFmt w:val="lowerLetter"/>
      <w:suff w:val="space"/>
      <w:lvlText w:val="%1)"/>
      <w:lvlJc w:val="left"/>
    </w:lvl>
  </w:abstractNum>
  <w:abstractNum w:abstractNumId="39">
    <w:nsid w:val="3FC65F6F"/>
    <w:multiLevelType w:val="multilevel"/>
    <w:tmpl w:val="3FC65F6F"/>
    <w:lvl w:ilvl="0" w:tentative="0">
      <w:start w:val="1"/>
      <w:numFmt w:val="decimal"/>
      <w:lvlText w:val="%1."/>
      <w:lvlJc w:val="left"/>
      <w:pPr>
        <w:tabs>
          <w:tab w:val="left" w:pos="900"/>
        </w:tabs>
        <w:ind w:left="900" w:hanging="420"/>
      </w:p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pStyle w:val="224"/>
      <w:lvlText w:val="%8)"/>
      <w:lvlJc w:val="left"/>
      <w:pPr>
        <w:tabs>
          <w:tab w:val="left" w:pos="3840"/>
        </w:tabs>
        <w:ind w:left="3840" w:hanging="420"/>
      </w:pPr>
    </w:lvl>
    <w:lvl w:ilvl="8" w:tentative="0">
      <w:start w:val="1"/>
      <w:numFmt w:val="lowerRoman"/>
      <w:pStyle w:val="223"/>
      <w:lvlText w:val="%9."/>
      <w:lvlJc w:val="right"/>
      <w:pPr>
        <w:tabs>
          <w:tab w:val="left" w:pos="4260"/>
        </w:tabs>
        <w:ind w:left="4260" w:hanging="420"/>
      </w:pPr>
    </w:lvl>
  </w:abstractNum>
  <w:abstractNum w:abstractNumId="40">
    <w:nsid w:val="4188B33F"/>
    <w:multiLevelType w:val="multilevel"/>
    <w:tmpl w:val="4188B33F"/>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41">
    <w:nsid w:val="440008E8"/>
    <w:multiLevelType w:val="singleLevel"/>
    <w:tmpl w:val="440008E8"/>
    <w:lvl w:ilvl="0" w:tentative="0">
      <w:start w:val="1"/>
      <w:numFmt w:val="lowerLetter"/>
      <w:suff w:val="space"/>
      <w:lvlText w:val="%1)"/>
      <w:lvlJc w:val="left"/>
    </w:lvl>
  </w:abstractNum>
  <w:abstractNum w:abstractNumId="42">
    <w:nsid w:val="446B7D82"/>
    <w:multiLevelType w:val="multilevel"/>
    <w:tmpl w:val="446B7D82"/>
    <w:lvl w:ilvl="0" w:tentative="0">
      <w:start w:val="1"/>
      <w:numFmt w:val="decimal"/>
      <w:pStyle w:val="232"/>
      <w:lvlText w:val="图%1 "/>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3">
    <w:nsid w:val="44C50F90"/>
    <w:multiLevelType w:val="multilevel"/>
    <w:tmpl w:val="44C50F90"/>
    <w:lvl w:ilvl="0" w:tentative="0">
      <w:start w:val="1"/>
      <w:numFmt w:val="lowerLetter"/>
      <w:pStyle w:val="83"/>
      <w:lvlText w:val="%1)"/>
      <w:lvlJc w:val="left"/>
      <w:pPr>
        <w:tabs>
          <w:tab w:val="left" w:pos="840"/>
        </w:tabs>
        <w:ind w:left="839" w:hanging="419"/>
      </w:pPr>
      <w:rPr>
        <w:rFonts w:hint="eastAsia" w:ascii="宋体" w:eastAsia="宋体"/>
        <w:b w:val="0"/>
        <w:i w:val="0"/>
        <w:sz w:val="21"/>
        <w:szCs w:val="21"/>
      </w:rPr>
    </w:lvl>
    <w:lvl w:ilvl="1" w:tentative="0">
      <w:start w:val="1"/>
      <w:numFmt w:val="decimal"/>
      <w:pStyle w:val="80"/>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44">
    <w:nsid w:val="465D41EC"/>
    <w:multiLevelType w:val="singleLevel"/>
    <w:tmpl w:val="465D41EC"/>
    <w:lvl w:ilvl="0" w:tentative="0">
      <w:start w:val="1"/>
      <w:numFmt w:val="lowerLetter"/>
      <w:suff w:val="space"/>
      <w:lvlText w:val="%1)"/>
      <w:lvlJc w:val="left"/>
    </w:lvl>
  </w:abstractNum>
  <w:abstractNum w:abstractNumId="45">
    <w:nsid w:val="49DCAE2D"/>
    <w:multiLevelType w:val="multilevel"/>
    <w:tmpl w:val="49DCAE2D"/>
    <w:lvl w:ilvl="0" w:tentative="0">
      <w:start w:val="1"/>
      <w:numFmt w:val="lowerLetter"/>
      <w:lvlText w:val="%1)"/>
      <w:lvlJc w:val="left"/>
      <w:pPr>
        <w:ind w:left="720"/>
      </w:pPr>
      <w:rPr>
        <w:rFonts w:hint="default" w:ascii="Times New Roman" w:hAnsi="Times New Roman" w:cs="Times New Roman"/>
      </w:rPr>
    </w:lvl>
    <w:lvl w:ilvl="1" w:tentative="0">
      <w:start w:val="1"/>
      <w:numFmt w:val="lowerLetter"/>
      <w:lvlText w:val="%2)"/>
      <w:lvlJc w:val="left"/>
      <w:pPr>
        <w:ind w:left="1440"/>
      </w:pPr>
      <w:rPr>
        <w:rFonts w:hint="default" w:ascii="Times New Roman" w:hAnsi="Times New Roman" w:cs="Times New Roman"/>
      </w:rPr>
    </w:lvl>
    <w:lvl w:ilvl="2" w:tentative="0">
      <w:start w:val="1"/>
      <w:numFmt w:val="lowerRoman"/>
      <w:lvlText w:val="%3."/>
      <w:lvlJc w:val="left"/>
      <w:pPr>
        <w:ind w:left="2160"/>
      </w:pPr>
      <w:rPr>
        <w:rFonts w:hint="default" w:ascii="Times New Roman" w:hAnsi="Times New Roman" w:cs="Times New Roman"/>
      </w:rPr>
    </w:lvl>
    <w:lvl w:ilvl="3" w:tentative="0">
      <w:start w:val="1"/>
      <w:numFmt w:val="decimal"/>
      <w:lvlText w:val="%4."/>
      <w:lvlJc w:val="left"/>
      <w:pPr>
        <w:ind w:left="2880"/>
      </w:pPr>
      <w:rPr>
        <w:rFonts w:hint="default" w:ascii="Times New Roman" w:hAnsi="Times New Roman" w:cs="Times New Roman"/>
      </w:rPr>
    </w:lvl>
    <w:lvl w:ilvl="4" w:tentative="0">
      <w:start w:val="1"/>
      <w:numFmt w:val="lowerLetter"/>
      <w:lvlText w:val="%5)"/>
      <w:lvlJc w:val="left"/>
      <w:pPr>
        <w:ind w:left="3600"/>
      </w:pPr>
      <w:rPr>
        <w:rFonts w:hint="default" w:ascii="Times New Roman" w:hAnsi="Times New Roman" w:cs="Times New Roman"/>
      </w:rPr>
    </w:lvl>
    <w:lvl w:ilvl="5" w:tentative="0">
      <w:start w:val="1"/>
      <w:numFmt w:val="lowerRoman"/>
      <w:lvlText w:val="%6."/>
      <w:lvlJc w:val="left"/>
      <w:pPr>
        <w:ind w:left="4320"/>
      </w:pPr>
      <w:rPr>
        <w:rFonts w:hint="default" w:ascii="Times New Roman" w:hAnsi="Times New Roman" w:cs="Times New Roman"/>
      </w:rPr>
    </w:lvl>
    <w:lvl w:ilvl="6" w:tentative="0">
      <w:start w:val="1"/>
      <w:numFmt w:val="decimal"/>
      <w:lvlText w:val="%7."/>
      <w:lvlJc w:val="left"/>
      <w:pPr>
        <w:ind w:left="5040"/>
      </w:pPr>
      <w:rPr>
        <w:rFonts w:hint="default" w:ascii="Times New Roman" w:hAnsi="Times New Roman" w:cs="Times New Roman"/>
      </w:rPr>
    </w:lvl>
    <w:lvl w:ilvl="7" w:tentative="0">
      <w:start w:val="1"/>
      <w:numFmt w:val="lowerLetter"/>
      <w:lvlText w:val="%8)"/>
      <w:lvlJc w:val="left"/>
      <w:pPr>
        <w:ind w:left="5760"/>
      </w:pPr>
      <w:rPr>
        <w:rFonts w:hint="default" w:ascii="Times New Roman" w:hAnsi="Times New Roman" w:cs="Times New Roman"/>
      </w:rPr>
    </w:lvl>
    <w:lvl w:ilvl="8" w:tentative="0">
      <w:start w:val="1"/>
      <w:numFmt w:val="lowerRoman"/>
      <w:lvlText w:val="%9."/>
      <w:lvlJc w:val="left"/>
      <w:pPr>
        <w:ind w:left="6480"/>
      </w:pPr>
      <w:rPr>
        <w:rFonts w:hint="default" w:ascii="Times New Roman" w:hAnsi="Times New Roman" w:cs="Times New Roman"/>
      </w:rPr>
    </w:lvl>
  </w:abstractNum>
  <w:abstractNum w:abstractNumId="46">
    <w:nsid w:val="4B733A5F"/>
    <w:multiLevelType w:val="multilevel"/>
    <w:tmpl w:val="4B733A5F"/>
    <w:lvl w:ilvl="0" w:tentative="0">
      <w:start w:val="1"/>
      <w:numFmt w:val="decimal"/>
      <w:pStyle w:val="86"/>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47">
    <w:nsid w:val="54FAD171"/>
    <w:multiLevelType w:val="multilevel"/>
    <w:tmpl w:val="54FAD171"/>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48">
    <w:nsid w:val="5BEF1D79"/>
    <w:multiLevelType w:val="multilevel"/>
    <w:tmpl w:val="5BEF1D79"/>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9">
    <w:nsid w:val="5E0DC429"/>
    <w:multiLevelType w:val="multilevel"/>
    <w:tmpl w:val="5E0DC429"/>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50">
    <w:nsid w:val="60B55DC2"/>
    <w:multiLevelType w:val="multilevel"/>
    <w:tmpl w:val="60B55DC2"/>
    <w:lvl w:ilvl="0" w:tentative="0">
      <w:start w:val="1"/>
      <w:numFmt w:val="upperLetter"/>
      <w:pStyle w:val="110"/>
      <w:lvlText w:val="%1"/>
      <w:lvlJc w:val="left"/>
      <w:pPr>
        <w:tabs>
          <w:tab w:val="left" w:pos="0"/>
        </w:tabs>
        <w:ind w:left="0" w:hanging="425"/>
      </w:pPr>
      <w:rPr>
        <w:rFonts w:hint="eastAsia"/>
      </w:rPr>
    </w:lvl>
    <w:lvl w:ilvl="1" w:tentative="0">
      <w:start w:val="1"/>
      <w:numFmt w:val="decimal"/>
      <w:pStyle w:val="111"/>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51">
    <w:nsid w:val="615A7D11"/>
    <w:multiLevelType w:val="singleLevel"/>
    <w:tmpl w:val="615A7D11"/>
    <w:lvl w:ilvl="0" w:tentative="0">
      <w:start w:val="1"/>
      <w:numFmt w:val="lowerLetter"/>
      <w:suff w:val="space"/>
      <w:lvlText w:val="%1)"/>
      <w:lvlJc w:val="left"/>
    </w:lvl>
  </w:abstractNum>
  <w:abstractNum w:abstractNumId="52">
    <w:nsid w:val="62F568EC"/>
    <w:multiLevelType w:val="multilevel"/>
    <w:tmpl w:val="62F568EC"/>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53">
    <w:nsid w:val="646260FA"/>
    <w:multiLevelType w:val="multilevel"/>
    <w:tmpl w:val="646260FA"/>
    <w:lvl w:ilvl="0" w:tentative="0">
      <w:start w:val="1"/>
      <w:numFmt w:val="decimal"/>
      <w:pStyle w:val="151"/>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4">
    <w:nsid w:val="672DA15C"/>
    <w:multiLevelType w:val="multilevel"/>
    <w:tmpl w:val="672DA15C"/>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55">
    <w:nsid w:val="68554DB4"/>
    <w:multiLevelType w:val="multilevel"/>
    <w:tmpl w:val="68554DB4"/>
    <w:lvl w:ilvl="0" w:tentative="0">
      <w:start w:val="0"/>
      <w:numFmt w:val="none"/>
      <w:pStyle w:val="246"/>
      <w:lvlText w:val=""/>
      <w:lvlJc w:val="left"/>
      <w:pPr>
        <w:tabs>
          <w:tab w:val="left" w:pos="360"/>
        </w:tabs>
      </w:pPr>
    </w:lvl>
    <w:lvl w:ilvl="1" w:tentative="0">
      <w:start w:val="0"/>
      <w:numFmt w:val="none"/>
      <w:lvlText w:val=""/>
      <w:lvlJc w:val="left"/>
      <w:pPr>
        <w:tabs>
          <w:tab w:val="left" w:pos="360"/>
        </w:tabs>
      </w:pPr>
    </w:lvl>
    <w:lvl w:ilvl="2" w:tentative="0">
      <w:start w:val="0"/>
      <w:numFmt w:val="none"/>
      <w:lvlText w:val=""/>
      <w:lvlJc w:val="left"/>
      <w:pPr>
        <w:tabs>
          <w:tab w:val="left" w:pos="360"/>
        </w:tabs>
      </w:pPr>
    </w:lvl>
    <w:lvl w:ilvl="3" w:tentative="0">
      <w:start w:val="0"/>
      <w:numFmt w:val="none"/>
      <w:lvlText w:val=""/>
      <w:lvlJc w:val="left"/>
      <w:pPr>
        <w:tabs>
          <w:tab w:val="left" w:pos="360"/>
        </w:tabs>
      </w:pPr>
    </w:lvl>
    <w:lvl w:ilvl="4" w:tentative="0">
      <w:start w:val="0"/>
      <w:numFmt w:val="none"/>
      <w:lvlText w:val=""/>
      <w:lvlJc w:val="left"/>
      <w:pPr>
        <w:tabs>
          <w:tab w:val="left" w:pos="360"/>
        </w:tabs>
      </w:pPr>
    </w:lvl>
    <w:lvl w:ilvl="5" w:tentative="0">
      <w:start w:val="0"/>
      <w:numFmt w:val="none"/>
      <w:lvlText w:val=""/>
      <w:lvlJc w:val="left"/>
      <w:pPr>
        <w:tabs>
          <w:tab w:val="left" w:pos="360"/>
        </w:tabs>
      </w:pPr>
    </w:lvl>
    <w:lvl w:ilvl="6" w:tentative="0">
      <w:start w:val="13381892"/>
      <w:numFmt w:val="decimal"/>
      <w:lvlText w:val=""/>
      <w:lvlJc w:val="left"/>
    </w:lvl>
    <w:lvl w:ilvl="7" w:tentative="0">
      <w:start w:val="0"/>
      <w:numFmt w:val="none"/>
      <w:lvlText w:val=""/>
      <w:lvlJc w:val="left"/>
      <w:pPr>
        <w:tabs>
          <w:tab w:val="left" w:pos="360"/>
        </w:tabs>
      </w:pPr>
    </w:lvl>
    <w:lvl w:ilvl="8" w:tentative="0">
      <w:start w:val="0"/>
      <w:numFmt w:val="none"/>
      <w:lvlText w:val=""/>
      <w:lvlJc w:val="left"/>
      <w:pPr>
        <w:tabs>
          <w:tab w:val="left" w:pos="360"/>
        </w:tabs>
      </w:pPr>
    </w:lvl>
  </w:abstractNum>
  <w:abstractNum w:abstractNumId="56">
    <w:nsid w:val="6960AA47"/>
    <w:multiLevelType w:val="multilevel"/>
    <w:tmpl w:val="6960AA47"/>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57">
    <w:nsid w:val="6BE9D673"/>
    <w:multiLevelType w:val="multilevel"/>
    <w:tmpl w:val="6BE9D673"/>
    <w:lvl w:ilvl="0" w:tentative="0">
      <w:start w:val="1"/>
      <w:numFmt w:val="lowerLetter"/>
      <w:suff w:val="space"/>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8">
    <w:nsid w:val="6D343267"/>
    <w:multiLevelType w:val="multilevel"/>
    <w:tmpl w:val="6D343267"/>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59">
    <w:nsid w:val="6D6C07CD"/>
    <w:multiLevelType w:val="multilevel"/>
    <w:tmpl w:val="6D6C07CD"/>
    <w:lvl w:ilvl="0" w:tentative="0">
      <w:start w:val="1"/>
      <w:numFmt w:val="lowerLetter"/>
      <w:pStyle w:val="129"/>
      <w:lvlText w:val="%1)"/>
      <w:lvlJc w:val="left"/>
      <w:pPr>
        <w:tabs>
          <w:tab w:val="left" w:pos="839"/>
        </w:tabs>
        <w:ind w:left="839" w:hanging="419"/>
      </w:pPr>
      <w:rPr>
        <w:rFonts w:hint="eastAsia" w:ascii="宋体" w:eastAsia="宋体"/>
        <w:b w:val="0"/>
        <w:i w:val="0"/>
        <w:sz w:val="21"/>
      </w:rPr>
    </w:lvl>
    <w:lvl w:ilvl="1" w:tentative="0">
      <w:start w:val="1"/>
      <w:numFmt w:val="decimal"/>
      <w:pStyle w:val="119"/>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60">
    <w:nsid w:val="6DBF04F4"/>
    <w:multiLevelType w:val="multilevel"/>
    <w:tmpl w:val="6DBF04F4"/>
    <w:lvl w:ilvl="0" w:tentative="0">
      <w:start w:val="1"/>
      <w:numFmt w:val="none"/>
      <w:pStyle w:val="81"/>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61">
    <w:nsid w:val="6F4A9916"/>
    <w:multiLevelType w:val="multilevel"/>
    <w:tmpl w:val="6F4A9916"/>
    <w:lvl w:ilvl="0" w:tentative="0">
      <w:start w:val="1"/>
      <w:numFmt w:val="lowerLetter"/>
      <w:suff w:val="space"/>
      <w:lvlText w:val="%1)"/>
      <w:lvlJc w:val="left"/>
      <w:pPr>
        <w:ind w:left="840" w:hanging="42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62">
    <w:nsid w:val="70221F10"/>
    <w:multiLevelType w:val="multilevel"/>
    <w:tmpl w:val="70221F10"/>
    <w:lvl w:ilvl="0" w:tentative="0">
      <w:start w:val="1"/>
      <w:numFmt w:val="lowerLetter"/>
      <w:suff w:val="space"/>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3">
    <w:nsid w:val="70B35640"/>
    <w:multiLevelType w:val="multilevel"/>
    <w:tmpl w:val="70B35640"/>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pStyle w:val="208"/>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4">
    <w:nsid w:val="77070C93"/>
    <w:multiLevelType w:val="multilevel"/>
    <w:tmpl w:val="77070C93"/>
    <w:lvl w:ilvl="0" w:tentative="0">
      <w:start w:val="1"/>
      <w:numFmt w:val="decimal"/>
      <w:pStyle w:val="240"/>
      <w:suff w:val="space"/>
      <w:lvlText w:val="%1."/>
      <w:lvlJc w:val="left"/>
      <w:pPr>
        <w:ind w:left="0" w:firstLine="0"/>
      </w:pPr>
      <w:rPr>
        <w:rFonts w:hint="eastAsia"/>
      </w:rPr>
    </w:lvl>
    <w:lvl w:ilvl="1" w:tentative="0">
      <w:start w:val="1"/>
      <w:numFmt w:val="decimal"/>
      <w:pStyle w:val="241"/>
      <w:suff w:val="space"/>
      <w:lvlText w:val="%1.%2"/>
      <w:lvlJc w:val="left"/>
      <w:pPr>
        <w:ind w:left="0" w:firstLine="0"/>
      </w:pPr>
      <w:rPr>
        <w:rFonts w:hint="eastAsia"/>
      </w:rPr>
    </w:lvl>
    <w:lvl w:ilvl="2" w:tentative="0">
      <w:start w:val="1"/>
      <w:numFmt w:val="decimal"/>
      <w:pStyle w:val="242"/>
      <w:suff w:val="space"/>
      <w:lvlText w:val="%1.%2.%3"/>
      <w:lvlJc w:val="left"/>
      <w:pPr>
        <w:ind w:left="0" w:firstLine="0"/>
      </w:pPr>
      <w:rPr>
        <w:rFonts w:hint="eastAsia"/>
      </w:rPr>
    </w:lvl>
    <w:lvl w:ilvl="3" w:tentative="0">
      <w:start w:val="1"/>
      <w:numFmt w:val="decimal"/>
      <w:pStyle w:val="243"/>
      <w:suff w:val="space"/>
      <w:lvlText w:val="%1.%2.%3.%4"/>
      <w:lvlJc w:val="left"/>
      <w:pPr>
        <w:ind w:left="0" w:firstLine="0"/>
      </w:pPr>
      <w:rPr>
        <w:rFonts w:hint="eastAsia"/>
      </w:rPr>
    </w:lvl>
    <w:lvl w:ilvl="4" w:tentative="0">
      <w:start w:val="1"/>
      <w:numFmt w:val="decimal"/>
      <w:pStyle w:val="244"/>
      <w:suff w:val="space"/>
      <w:lvlText w:val="%1.%2.%3.%4.%5"/>
      <w:lvlJc w:val="left"/>
      <w:pPr>
        <w:ind w:left="1080" w:firstLine="0"/>
      </w:pPr>
      <w:rPr>
        <w:rFonts w:hint="eastAsia"/>
      </w:rPr>
    </w:lvl>
    <w:lvl w:ilvl="5" w:tentative="0">
      <w:start w:val="1"/>
      <w:numFmt w:val="decimal"/>
      <w:pStyle w:val="245"/>
      <w:suff w:val="space"/>
      <w:lvlText w:val="%1.%2.%3.%4.%5.%6"/>
      <w:lvlJc w:val="left"/>
      <w:pPr>
        <w:ind w:left="0" w:firstLine="0"/>
      </w:pPr>
      <w:rPr>
        <w:rFonts w:hint="eastAsia"/>
      </w:rPr>
    </w:lvl>
    <w:lvl w:ilvl="6" w:tentative="0">
      <w:start w:val="1"/>
      <w:numFmt w:val="decimal"/>
      <w:suff w:val="nothing"/>
      <w:lvlText w:val="%1.%2.%3.%4.%5.%6.%7"/>
      <w:lvlJc w:val="left"/>
      <w:pPr>
        <w:ind w:left="0" w:firstLine="0"/>
      </w:pPr>
      <w:rPr>
        <w:rFonts w:hint="eastAsia"/>
      </w:rPr>
    </w:lvl>
    <w:lvl w:ilvl="7" w:tentative="0">
      <w:start w:val="1"/>
      <w:numFmt w:val="decimal"/>
      <w:suff w:val="nothing"/>
      <w:lvlText w:val="%1.%2.%3.%4.%5.%6.%7.%8"/>
      <w:lvlJc w:val="left"/>
      <w:pPr>
        <w:ind w:left="0" w:firstLine="0"/>
      </w:pPr>
      <w:rPr>
        <w:rFonts w:hint="eastAsia"/>
      </w:rPr>
    </w:lvl>
    <w:lvl w:ilvl="8" w:tentative="0">
      <w:start w:val="1"/>
      <w:numFmt w:val="decimal"/>
      <w:suff w:val="nothing"/>
      <w:lvlText w:val="%1.%2.%3.%4.%5.%6.%7.%8.%9"/>
      <w:lvlJc w:val="left"/>
      <w:pPr>
        <w:ind w:left="0" w:firstLine="0"/>
      </w:pPr>
      <w:rPr>
        <w:rFonts w:hint="eastAsia"/>
      </w:rPr>
    </w:lvl>
  </w:abstractNum>
  <w:num w:numId="1">
    <w:abstractNumId w:val="17"/>
  </w:num>
  <w:num w:numId="2">
    <w:abstractNumId w:val="21"/>
  </w:num>
  <w:num w:numId="3">
    <w:abstractNumId w:val="37"/>
  </w:num>
  <w:num w:numId="4">
    <w:abstractNumId w:val="27"/>
  </w:num>
  <w:num w:numId="5">
    <w:abstractNumId w:val="33"/>
  </w:num>
  <w:num w:numId="6">
    <w:abstractNumId w:val="19"/>
  </w:num>
  <w:num w:numId="7">
    <w:abstractNumId w:val="43"/>
  </w:num>
  <w:num w:numId="8">
    <w:abstractNumId w:val="60"/>
  </w:num>
  <w:num w:numId="9">
    <w:abstractNumId w:val="18"/>
  </w:num>
  <w:num w:numId="10">
    <w:abstractNumId w:val="46"/>
  </w:num>
  <w:num w:numId="11">
    <w:abstractNumId w:val="29"/>
  </w:num>
  <w:num w:numId="12">
    <w:abstractNumId w:val="26"/>
  </w:num>
  <w:num w:numId="13">
    <w:abstractNumId w:val="50"/>
  </w:num>
  <w:num w:numId="14">
    <w:abstractNumId w:val="59"/>
  </w:num>
  <w:num w:numId="15">
    <w:abstractNumId w:val="31"/>
  </w:num>
  <w:num w:numId="16">
    <w:abstractNumId w:val="53"/>
  </w:num>
  <w:num w:numId="17">
    <w:abstractNumId w:val="20"/>
  </w:num>
  <w:num w:numId="18">
    <w:abstractNumId w:val="36"/>
  </w:num>
  <w:num w:numId="19">
    <w:abstractNumId w:val="34"/>
  </w:num>
  <w:num w:numId="20">
    <w:abstractNumId w:val="63"/>
  </w:num>
  <w:num w:numId="21">
    <w:abstractNumId w:val="39"/>
  </w:num>
  <w:num w:numId="22">
    <w:abstractNumId w:val="42"/>
  </w:num>
  <w:num w:numId="23">
    <w:abstractNumId w:val="64"/>
  </w:num>
  <w:num w:numId="24">
    <w:abstractNumId w:val="55"/>
  </w:num>
  <w:num w:numId="25">
    <w:abstractNumId w:val="25"/>
  </w:num>
  <w:num w:numId="26">
    <w:abstractNumId w:val="49"/>
  </w:num>
  <w:num w:numId="27">
    <w:abstractNumId w:val="11"/>
  </w:num>
  <w:num w:numId="28">
    <w:abstractNumId w:val="8"/>
  </w:num>
  <w:num w:numId="29">
    <w:abstractNumId w:val="38"/>
  </w:num>
  <w:num w:numId="30">
    <w:abstractNumId w:val="15"/>
  </w:num>
  <w:num w:numId="31">
    <w:abstractNumId w:val="61"/>
  </w:num>
  <w:num w:numId="32">
    <w:abstractNumId w:val="0"/>
  </w:num>
  <w:num w:numId="33">
    <w:abstractNumId w:val="23"/>
  </w:num>
  <w:num w:numId="34">
    <w:abstractNumId w:val="62"/>
  </w:num>
  <w:num w:numId="35">
    <w:abstractNumId w:val="14"/>
  </w:num>
  <w:num w:numId="36">
    <w:abstractNumId w:val="48"/>
  </w:num>
  <w:num w:numId="37">
    <w:abstractNumId w:val="24"/>
  </w:num>
  <w:num w:numId="38">
    <w:abstractNumId w:val="3"/>
  </w:num>
  <w:num w:numId="39">
    <w:abstractNumId w:val="40"/>
  </w:num>
  <w:num w:numId="40">
    <w:abstractNumId w:val="22"/>
  </w:num>
  <w:num w:numId="41">
    <w:abstractNumId w:val="1"/>
  </w:num>
  <w:num w:numId="42">
    <w:abstractNumId w:val="16"/>
  </w:num>
  <w:num w:numId="43">
    <w:abstractNumId w:val="56"/>
  </w:num>
  <w:num w:numId="44">
    <w:abstractNumId w:val="12"/>
  </w:num>
  <w:num w:numId="45">
    <w:abstractNumId w:val="54"/>
  </w:num>
  <w:num w:numId="46">
    <w:abstractNumId w:val="30"/>
  </w:num>
  <w:num w:numId="47">
    <w:abstractNumId w:val="47"/>
  </w:num>
  <w:num w:numId="48">
    <w:abstractNumId w:val="5"/>
  </w:num>
  <w:num w:numId="49">
    <w:abstractNumId w:val="7"/>
  </w:num>
  <w:num w:numId="50">
    <w:abstractNumId w:val="13"/>
  </w:num>
  <w:num w:numId="51">
    <w:abstractNumId w:val="4"/>
  </w:num>
  <w:num w:numId="52">
    <w:abstractNumId w:val="32"/>
  </w:num>
  <w:num w:numId="53">
    <w:abstractNumId w:val="6"/>
  </w:num>
  <w:num w:numId="54">
    <w:abstractNumId w:val="35"/>
  </w:num>
  <w:num w:numId="55">
    <w:abstractNumId w:val="45"/>
  </w:num>
  <w:num w:numId="56">
    <w:abstractNumId w:val="52"/>
  </w:num>
  <w:num w:numId="57">
    <w:abstractNumId w:val="58"/>
  </w:num>
  <w:num w:numId="58">
    <w:abstractNumId w:val="9"/>
  </w:num>
  <w:num w:numId="59">
    <w:abstractNumId w:val="57"/>
  </w:num>
  <w:num w:numId="60">
    <w:abstractNumId w:val="51"/>
  </w:num>
  <w:num w:numId="61">
    <w:abstractNumId w:val="28"/>
  </w:num>
  <w:num w:numId="62">
    <w:abstractNumId w:val="2"/>
  </w:num>
  <w:num w:numId="63">
    <w:abstractNumId w:val="44"/>
  </w:num>
  <w:num w:numId="64">
    <w:abstractNumId w:val="10"/>
  </w:num>
  <w:num w:numId="65">
    <w:abstractNumId w:val="4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韩思齐">
    <w15:presenceInfo w15:providerId="None" w15:userId="韩思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zYzRlZDhmMjJmOWJiNWQ0NTEyYmIwNDVlMTQ0ZGMifQ=="/>
  </w:docVars>
  <w:rsids>
    <w:rsidRoot w:val="00035925"/>
    <w:rsid w:val="000001CB"/>
    <w:rsid w:val="00000244"/>
    <w:rsid w:val="0000049F"/>
    <w:rsid w:val="000009E1"/>
    <w:rsid w:val="00000A88"/>
    <w:rsid w:val="00000EF2"/>
    <w:rsid w:val="00001771"/>
    <w:rsid w:val="0000185F"/>
    <w:rsid w:val="00001917"/>
    <w:rsid w:val="00001A31"/>
    <w:rsid w:val="00001AAC"/>
    <w:rsid w:val="00001D4C"/>
    <w:rsid w:val="00002EC8"/>
    <w:rsid w:val="000031BE"/>
    <w:rsid w:val="000031DE"/>
    <w:rsid w:val="0000368E"/>
    <w:rsid w:val="00003742"/>
    <w:rsid w:val="00003C36"/>
    <w:rsid w:val="00003EC7"/>
    <w:rsid w:val="00004132"/>
    <w:rsid w:val="00004298"/>
    <w:rsid w:val="000044F6"/>
    <w:rsid w:val="0000466E"/>
    <w:rsid w:val="00004EF4"/>
    <w:rsid w:val="00004EF7"/>
    <w:rsid w:val="000051B8"/>
    <w:rsid w:val="0000521A"/>
    <w:rsid w:val="000055C6"/>
    <w:rsid w:val="0000586F"/>
    <w:rsid w:val="00005E65"/>
    <w:rsid w:val="000062A2"/>
    <w:rsid w:val="00006685"/>
    <w:rsid w:val="00006755"/>
    <w:rsid w:val="00006971"/>
    <w:rsid w:val="00007286"/>
    <w:rsid w:val="00007601"/>
    <w:rsid w:val="000079C1"/>
    <w:rsid w:val="00007BCE"/>
    <w:rsid w:val="00007D9E"/>
    <w:rsid w:val="00007E3A"/>
    <w:rsid w:val="000100B5"/>
    <w:rsid w:val="000101C3"/>
    <w:rsid w:val="00010459"/>
    <w:rsid w:val="00010E46"/>
    <w:rsid w:val="00011337"/>
    <w:rsid w:val="00012C67"/>
    <w:rsid w:val="00012E7C"/>
    <w:rsid w:val="000132CE"/>
    <w:rsid w:val="000133CD"/>
    <w:rsid w:val="00013D86"/>
    <w:rsid w:val="00013E02"/>
    <w:rsid w:val="00014135"/>
    <w:rsid w:val="00014A3C"/>
    <w:rsid w:val="00014F42"/>
    <w:rsid w:val="00015552"/>
    <w:rsid w:val="00015FDA"/>
    <w:rsid w:val="000163DF"/>
    <w:rsid w:val="00017145"/>
    <w:rsid w:val="00017EE9"/>
    <w:rsid w:val="000202E4"/>
    <w:rsid w:val="00020739"/>
    <w:rsid w:val="000209E8"/>
    <w:rsid w:val="000212A0"/>
    <w:rsid w:val="000212F9"/>
    <w:rsid w:val="0002143C"/>
    <w:rsid w:val="00021EE1"/>
    <w:rsid w:val="00022357"/>
    <w:rsid w:val="0002321B"/>
    <w:rsid w:val="000233A6"/>
    <w:rsid w:val="0002418F"/>
    <w:rsid w:val="00024F40"/>
    <w:rsid w:val="00025A65"/>
    <w:rsid w:val="00025AFE"/>
    <w:rsid w:val="00025EB1"/>
    <w:rsid w:val="00026595"/>
    <w:rsid w:val="0002686D"/>
    <w:rsid w:val="00026C31"/>
    <w:rsid w:val="00027280"/>
    <w:rsid w:val="00027B2B"/>
    <w:rsid w:val="00027C89"/>
    <w:rsid w:val="00027CCF"/>
    <w:rsid w:val="00030165"/>
    <w:rsid w:val="000304BB"/>
    <w:rsid w:val="00031918"/>
    <w:rsid w:val="000320A7"/>
    <w:rsid w:val="00032619"/>
    <w:rsid w:val="00032A3D"/>
    <w:rsid w:val="00033107"/>
    <w:rsid w:val="000332F1"/>
    <w:rsid w:val="000333FF"/>
    <w:rsid w:val="000337B9"/>
    <w:rsid w:val="0003394B"/>
    <w:rsid w:val="0003397A"/>
    <w:rsid w:val="0003399C"/>
    <w:rsid w:val="00033CC7"/>
    <w:rsid w:val="00033F46"/>
    <w:rsid w:val="00034365"/>
    <w:rsid w:val="000348B6"/>
    <w:rsid w:val="00034A4B"/>
    <w:rsid w:val="00034C3E"/>
    <w:rsid w:val="00034C62"/>
    <w:rsid w:val="00035925"/>
    <w:rsid w:val="0003595E"/>
    <w:rsid w:val="00035CCA"/>
    <w:rsid w:val="000363E5"/>
    <w:rsid w:val="00036747"/>
    <w:rsid w:val="00036E18"/>
    <w:rsid w:val="00037576"/>
    <w:rsid w:val="00037F2D"/>
    <w:rsid w:val="00040D77"/>
    <w:rsid w:val="00040E7D"/>
    <w:rsid w:val="00041349"/>
    <w:rsid w:val="000419CA"/>
    <w:rsid w:val="000421C0"/>
    <w:rsid w:val="000426B6"/>
    <w:rsid w:val="000427E7"/>
    <w:rsid w:val="000427E9"/>
    <w:rsid w:val="00043366"/>
    <w:rsid w:val="000439B8"/>
    <w:rsid w:val="000444CD"/>
    <w:rsid w:val="00044BF7"/>
    <w:rsid w:val="00044CDF"/>
    <w:rsid w:val="000451F6"/>
    <w:rsid w:val="000455B0"/>
    <w:rsid w:val="00045A26"/>
    <w:rsid w:val="0004699D"/>
    <w:rsid w:val="00046A50"/>
    <w:rsid w:val="00046BDB"/>
    <w:rsid w:val="00046F42"/>
    <w:rsid w:val="000472FF"/>
    <w:rsid w:val="0004746D"/>
    <w:rsid w:val="00047608"/>
    <w:rsid w:val="00050074"/>
    <w:rsid w:val="00050B88"/>
    <w:rsid w:val="00051170"/>
    <w:rsid w:val="000511DE"/>
    <w:rsid w:val="000519C0"/>
    <w:rsid w:val="00051F52"/>
    <w:rsid w:val="00053886"/>
    <w:rsid w:val="00053F8E"/>
    <w:rsid w:val="000545FB"/>
    <w:rsid w:val="000548C7"/>
    <w:rsid w:val="000549BA"/>
    <w:rsid w:val="00055661"/>
    <w:rsid w:val="00055A06"/>
    <w:rsid w:val="000565AE"/>
    <w:rsid w:val="0005727F"/>
    <w:rsid w:val="00057520"/>
    <w:rsid w:val="00057B96"/>
    <w:rsid w:val="00060107"/>
    <w:rsid w:val="00060547"/>
    <w:rsid w:val="000611A6"/>
    <w:rsid w:val="000618C3"/>
    <w:rsid w:val="00061EC7"/>
    <w:rsid w:val="000625E0"/>
    <w:rsid w:val="00062A37"/>
    <w:rsid w:val="00063579"/>
    <w:rsid w:val="00063A28"/>
    <w:rsid w:val="0006506C"/>
    <w:rsid w:val="000650B1"/>
    <w:rsid w:val="0006519E"/>
    <w:rsid w:val="00065B59"/>
    <w:rsid w:val="00066F50"/>
    <w:rsid w:val="00067607"/>
    <w:rsid w:val="00067CDF"/>
    <w:rsid w:val="0007032A"/>
    <w:rsid w:val="0007105A"/>
    <w:rsid w:val="00071281"/>
    <w:rsid w:val="0007156D"/>
    <w:rsid w:val="00071D18"/>
    <w:rsid w:val="00071FF3"/>
    <w:rsid w:val="00072269"/>
    <w:rsid w:val="000728BA"/>
    <w:rsid w:val="00072F0F"/>
    <w:rsid w:val="0007359E"/>
    <w:rsid w:val="00073FDD"/>
    <w:rsid w:val="000743BC"/>
    <w:rsid w:val="00074C36"/>
    <w:rsid w:val="00074FBE"/>
    <w:rsid w:val="000756B8"/>
    <w:rsid w:val="000762E8"/>
    <w:rsid w:val="000764AF"/>
    <w:rsid w:val="00076556"/>
    <w:rsid w:val="000767E6"/>
    <w:rsid w:val="00076DAD"/>
    <w:rsid w:val="00077213"/>
    <w:rsid w:val="0007754B"/>
    <w:rsid w:val="00077BAC"/>
    <w:rsid w:val="00080079"/>
    <w:rsid w:val="00080153"/>
    <w:rsid w:val="000804BC"/>
    <w:rsid w:val="00080A85"/>
    <w:rsid w:val="00080C9F"/>
    <w:rsid w:val="0008144D"/>
    <w:rsid w:val="0008198F"/>
    <w:rsid w:val="00082126"/>
    <w:rsid w:val="00082B8A"/>
    <w:rsid w:val="00082E07"/>
    <w:rsid w:val="00083539"/>
    <w:rsid w:val="00083A09"/>
    <w:rsid w:val="0008453C"/>
    <w:rsid w:val="00084993"/>
    <w:rsid w:val="00084C06"/>
    <w:rsid w:val="00084F93"/>
    <w:rsid w:val="00085169"/>
    <w:rsid w:val="000852CD"/>
    <w:rsid w:val="00085997"/>
    <w:rsid w:val="00085BBE"/>
    <w:rsid w:val="00086462"/>
    <w:rsid w:val="0008674B"/>
    <w:rsid w:val="00086E2F"/>
    <w:rsid w:val="00086E7C"/>
    <w:rsid w:val="000877D2"/>
    <w:rsid w:val="00087809"/>
    <w:rsid w:val="0008790A"/>
    <w:rsid w:val="00087C78"/>
    <w:rsid w:val="0009005E"/>
    <w:rsid w:val="00090BCA"/>
    <w:rsid w:val="0009135D"/>
    <w:rsid w:val="00091447"/>
    <w:rsid w:val="000920E3"/>
    <w:rsid w:val="00092857"/>
    <w:rsid w:val="000929EA"/>
    <w:rsid w:val="000949C2"/>
    <w:rsid w:val="00094A9F"/>
    <w:rsid w:val="00094B83"/>
    <w:rsid w:val="00094E6F"/>
    <w:rsid w:val="00094EF0"/>
    <w:rsid w:val="00094FD4"/>
    <w:rsid w:val="0009533E"/>
    <w:rsid w:val="00095939"/>
    <w:rsid w:val="0009598A"/>
    <w:rsid w:val="00095BEA"/>
    <w:rsid w:val="000965B9"/>
    <w:rsid w:val="00096710"/>
    <w:rsid w:val="00096CE1"/>
    <w:rsid w:val="00096E35"/>
    <w:rsid w:val="000973CC"/>
    <w:rsid w:val="00097846"/>
    <w:rsid w:val="00097916"/>
    <w:rsid w:val="00097924"/>
    <w:rsid w:val="00097EB8"/>
    <w:rsid w:val="000A00CD"/>
    <w:rsid w:val="000A03E0"/>
    <w:rsid w:val="000A0D8D"/>
    <w:rsid w:val="000A1138"/>
    <w:rsid w:val="000A114C"/>
    <w:rsid w:val="000A1614"/>
    <w:rsid w:val="000A1760"/>
    <w:rsid w:val="000A1B0C"/>
    <w:rsid w:val="000A20A9"/>
    <w:rsid w:val="000A2406"/>
    <w:rsid w:val="000A2A20"/>
    <w:rsid w:val="000A2EB4"/>
    <w:rsid w:val="000A3601"/>
    <w:rsid w:val="000A366D"/>
    <w:rsid w:val="000A374B"/>
    <w:rsid w:val="000A3EC2"/>
    <w:rsid w:val="000A40F4"/>
    <w:rsid w:val="000A48B1"/>
    <w:rsid w:val="000A49E0"/>
    <w:rsid w:val="000A5000"/>
    <w:rsid w:val="000A5F6D"/>
    <w:rsid w:val="000A6863"/>
    <w:rsid w:val="000A69EE"/>
    <w:rsid w:val="000A6B85"/>
    <w:rsid w:val="000A78FE"/>
    <w:rsid w:val="000A7A1D"/>
    <w:rsid w:val="000A7FF1"/>
    <w:rsid w:val="000B0327"/>
    <w:rsid w:val="000B039F"/>
    <w:rsid w:val="000B03A6"/>
    <w:rsid w:val="000B07D7"/>
    <w:rsid w:val="000B0F6D"/>
    <w:rsid w:val="000B12BF"/>
    <w:rsid w:val="000B12CA"/>
    <w:rsid w:val="000B1FAD"/>
    <w:rsid w:val="000B25EB"/>
    <w:rsid w:val="000B3143"/>
    <w:rsid w:val="000B3146"/>
    <w:rsid w:val="000B36D4"/>
    <w:rsid w:val="000B41CA"/>
    <w:rsid w:val="000B434B"/>
    <w:rsid w:val="000B44A2"/>
    <w:rsid w:val="000B4BDF"/>
    <w:rsid w:val="000B4E90"/>
    <w:rsid w:val="000B4F65"/>
    <w:rsid w:val="000B55D9"/>
    <w:rsid w:val="000B583B"/>
    <w:rsid w:val="000B61F4"/>
    <w:rsid w:val="000B6352"/>
    <w:rsid w:val="000B6E3E"/>
    <w:rsid w:val="000B6EE6"/>
    <w:rsid w:val="000B71E5"/>
    <w:rsid w:val="000B7928"/>
    <w:rsid w:val="000C05C3"/>
    <w:rsid w:val="000C06FF"/>
    <w:rsid w:val="000C0D34"/>
    <w:rsid w:val="000C23BB"/>
    <w:rsid w:val="000C26D4"/>
    <w:rsid w:val="000C2793"/>
    <w:rsid w:val="000C3DF5"/>
    <w:rsid w:val="000C4149"/>
    <w:rsid w:val="000C415A"/>
    <w:rsid w:val="000C45A2"/>
    <w:rsid w:val="000C48B2"/>
    <w:rsid w:val="000C4A90"/>
    <w:rsid w:val="000C50DB"/>
    <w:rsid w:val="000C5987"/>
    <w:rsid w:val="000C6006"/>
    <w:rsid w:val="000C676C"/>
    <w:rsid w:val="000C6A89"/>
    <w:rsid w:val="000C6B05"/>
    <w:rsid w:val="000C6DD6"/>
    <w:rsid w:val="000C73D4"/>
    <w:rsid w:val="000C73DD"/>
    <w:rsid w:val="000C741C"/>
    <w:rsid w:val="000C77B7"/>
    <w:rsid w:val="000C7CD8"/>
    <w:rsid w:val="000D001B"/>
    <w:rsid w:val="000D00B8"/>
    <w:rsid w:val="000D0877"/>
    <w:rsid w:val="000D096C"/>
    <w:rsid w:val="000D09F3"/>
    <w:rsid w:val="000D21BB"/>
    <w:rsid w:val="000D228A"/>
    <w:rsid w:val="000D22DD"/>
    <w:rsid w:val="000D25A7"/>
    <w:rsid w:val="000D299B"/>
    <w:rsid w:val="000D2C68"/>
    <w:rsid w:val="000D2CF3"/>
    <w:rsid w:val="000D3B92"/>
    <w:rsid w:val="000D3D4C"/>
    <w:rsid w:val="000D4188"/>
    <w:rsid w:val="000D4F43"/>
    <w:rsid w:val="000D4F51"/>
    <w:rsid w:val="000D5E91"/>
    <w:rsid w:val="000D6348"/>
    <w:rsid w:val="000D6AA5"/>
    <w:rsid w:val="000D6E47"/>
    <w:rsid w:val="000D703E"/>
    <w:rsid w:val="000D718B"/>
    <w:rsid w:val="000D78B2"/>
    <w:rsid w:val="000E01B4"/>
    <w:rsid w:val="000E04BF"/>
    <w:rsid w:val="000E08E7"/>
    <w:rsid w:val="000E098A"/>
    <w:rsid w:val="000E0AFE"/>
    <w:rsid w:val="000E0C46"/>
    <w:rsid w:val="000E1074"/>
    <w:rsid w:val="000E13B7"/>
    <w:rsid w:val="000E1A78"/>
    <w:rsid w:val="000E1E4E"/>
    <w:rsid w:val="000E296E"/>
    <w:rsid w:val="000E2A6E"/>
    <w:rsid w:val="000E2C56"/>
    <w:rsid w:val="000E2E37"/>
    <w:rsid w:val="000E2F3E"/>
    <w:rsid w:val="000E33DE"/>
    <w:rsid w:val="000E3717"/>
    <w:rsid w:val="000E434C"/>
    <w:rsid w:val="000E5398"/>
    <w:rsid w:val="000E6623"/>
    <w:rsid w:val="000E6DC2"/>
    <w:rsid w:val="000E6EFE"/>
    <w:rsid w:val="000E731D"/>
    <w:rsid w:val="000E7432"/>
    <w:rsid w:val="000E7553"/>
    <w:rsid w:val="000E7A98"/>
    <w:rsid w:val="000F01CF"/>
    <w:rsid w:val="000F02EC"/>
    <w:rsid w:val="000F030C"/>
    <w:rsid w:val="000F09D3"/>
    <w:rsid w:val="000F0E82"/>
    <w:rsid w:val="000F101A"/>
    <w:rsid w:val="000F129C"/>
    <w:rsid w:val="000F281C"/>
    <w:rsid w:val="000F286A"/>
    <w:rsid w:val="000F49F1"/>
    <w:rsid w:val="000F4C6F"/>
    <w:rsid w:val="000F508A"/>
    <w:rsid w:val="000F62AA"/>
    <w:rsid w:val="000F6FBA"/>
    <w:rsid w:val="000F7477"/>
    <w:rsid w:val="000F7F10"/>
    <w:rsid w:val="00100258"/>
    <w:rsid w:val="001009D1"/>
    <w:rsid w:val="00100C24"/>
    <w:rsid w:val="0010124E"/>
    <w:rsid w:val="00101471"/>
    <w:rsid w:val="001017CD"/>
    <w:rsid w:val="00101CC5"/>
    <w:rsid w:val="00101EA6"/>
    <w:rsid w:val="00102079"/>
    <w:rsid w:val="00102C39"/>
    <w:rsid w:val="001031DD"/>
    <w:rsid w:val="001032F5"/>
    <w:rsid w:val="00103EAA"/>
    <w:rsid w:val="00104B79"/>
    <w:rsid w:val="00104DDD"/>
    <w:rsid w:val="001055BB"/>
    <w:rsid w:val="001056DE"/>
    <w:rsid w:val="00105A1A"/>
    <w:rsid w:val="00105B2B"/>
    <w:rsid w:val="00105D5E"/>
    <w:rsid w:val="001063A8"/>
    <w:rsid w:val="00106940"/>
    <w:rsid w:val="001069AD"/>
    <w:rsid w:val="001069F9"/>
    <w:rsid w:val="0010746E"/>
    <w:rsid w:val="0010772E"/>
    <w:rsid w:val="00110178"/>
    <w:rsid w:val="00110532"/>
    <w:rsid w:val="0011124E"/>
    <w:rsid w:val="001115EE"/>
    <w:rsid w:val="00111F65"/>
    <w:rsid w:val="00112017"/>
    <w:rsid w:val="0011224B"/>
    <w:rsid w:val="00112273"/>
    <w:rsid w:val="001124C0"/>
    <w:rsid w:val="0011277F"/>
    <w:rsid w:val="00112C50"/>
    <w:rsid w:val="001136EA"/>
    <w:rsid w:val="0011410B"/>
    <w:rsid w:val="00114622"/>
    <w:rsid w:val="0011481A"/>
    <w:rsid w:val="001157B3"/>
    <w:rsid w:val="0011632E"/>
    <w:rsid w:val="0011692F"/>
    <w:rsid w:val="00116AEC"/>
    <w:rsid w:val="00120024"/>
    <w:rsid w:val="00120075"/>
    <w:rsid w:val="00120196"/>
    <w:rsid w:val="0012124D"/>
    <w:rsid w:val="001212DC"/>
    <w:rsid w:val="0012133C"/>
    <w:rsid w:val="00121D61"/>
    <w:rsid w:val="00122260"/>
    <w:rsid w:val="00122987"/>
    <w:rsid w:val="00122AFC"/>
    <w:rsid w:val="00122D98"/>
    <w:rsid w:val="00122FFE"/>
    <w:rsid w:val="001233BC"/>
    <w:rsid w:val="001246B8"/>
    <w:rsid w:val="00124877"/>
    <w:rsid w:val="001248BC"/>
    <w:rsid w:val="00124D67"/>
    <w:rsid w:val="0012517D"/>
    <w:rsid w:val="001257DD"/>
    <w:rsid w:val="001258C9"/>
    <w:rsid w:val="00125D6E"/>
    <w:rsid w:val="00125E13"/>
    <w:rsid w:val="00125EB2"/>
    <w:rsid w:val="001264C0"/>
    <w:rsid w:val="001265AE"/>
    <w:rsid w:val="00126678"/>
    <w:rsid w:val="00126B7D"/>
    <w:rsid w:val="0012758C"/>
    <w:rsid w:val="001305A8"/>
    <w:rsid w:val="00130BF0"/>
    <w:rsid w:val="00130D85"/>
    <w:rsid w:val="00131030"/>
    <w:rsid w:val="0013175F"/>
    <w:rsid w:val="00131D5D"/>
    <w:rsid w:val="0013285D"/>
    <w:rsid w:val="0013322E"/>
    <w:rsid w:val="001333DA"/>
    <w:rsid w:val="001335AF"/>
    <w:rsid w:val="00134516"/>
    <w:rsid w:val="00135328"/>
    <w:rsid w:val="00135839"/>
    <w:rsid w:val="001358F3"/>
    <w:rsid w:val="00135B8A"/>
    <w:rsid w:val="001365B4"/>
    <w:rsid w:val="00136633"/>
    <w:rsid w:val="00136876"/>
    <w:rsid w:val="00137283"/>
    <w:rsid w:val="0013754B"/>
    <w:rsid w:val="001375BB"/>
    <w:rsid w:val="0013790B"/>
    <w:rsid w:val="00137987"/>
    <w:rsid w:val="00137E3D"/>
    <w:rsid w:val="001406A9"/>
    <w:rsid w:val="001409C5"/>
    <w:rsid w:val="001409FA"/>
    <w:rsid w:val="00141356"/>
    <w:rsid w:val="00141F06"/>
    <w:rsid w:val="00141F7D"/>
    <w:rsid w:val="00142447"/>
    <w:rsid w:val="00143365"/>
    <w:rsid w:val="001447AE"/>
    <w:rsid w:val="00144B91"/>
    <w:rsid w:val="00144BCE"/>
    <w:rsid w:val="001451D0"/>
    <w:rsid w:val="001454DD"/>
    <w:rsid w:val="001458C7"/>
    <w:rsid w:val="0014630E"/>
    <w:rsid w:val="00146874"/>
    <w:rsid w:val="00147395"/>
    <w:rsid w:val="00147412"/>
    <w:rsid w:val="0014783D"/>
    <w:rsid w:val="00147D65"/>
    <w:rsid w:val="00150175"/>
    <w:rsid w:val="00150626"/>
    <w:rsid w:val="00150CA7"/>
    <w:rsid w:val="00151006"/>
    <w:rsid w:val="0015112C"/>
    <w:rsid w:val="001512B4"/>
    <w:rsid w:val="001516A0"/>
    <w:rsid w:val="00152D12"/>
    <w:rsid w:val="00152D41"/>
    <w:rsid w:val="001534C3"/>
    <w:rsid w:val="00153F5C"/>
    <w:rsid w:val="0015455F"/>
    <w:rsid w:val="00154F85"/>
    <w:rsid w:val="00155987"/>
    <w:rsid w:val="00156113"/>
    <w:rsid w:val="001563C5"/>
    <w:rsid w:val="0015648A"/>
    <w:rsid w:val="001565C1"/>
    <w:rsid w:val="00156881"/>
    <w:rsid w:val="00156894"/>
    <w:rsid w:val="00156A4D"/>
    <w:rsid w:val="00156CC2"/>
    <w:rsid w:val="001577B6"/>
    <w:rsid w:val="00157869"/>
    <w:rsid w:val="00157D5D"/>
    <w:rsid w:val="00160987"/>
    <w:rsid w:val="00160D19"/>
    <w:rsid w:val="00160E6B"/>
    <w:rsid w:val="001610D6"/>
    <w:rsid w:val="001611E0"/>
    <w:rsid w:val="0016198F"/>
    <w:rsid w:val="00161C10"/>
    <w:rsid w:val="00161F6D"/>
    <w:rsid w:val="001620A5"/>
    <w:rsid w:val="00162479"/>
    <w:rsid w:val="00162E67"/>
    <w:rsid w:val="001633E1"/>
    <w:rsid w:val="0016341D"/>
    <w:rsid w:val="0016389F"/>
    <w:rsid w:val="00163EBA"/>
    <w:rsid w:val="00164280"/>
    <w:rsid w:val="00164E53"/>
    <w:rsid w:val="00164FE1"/>
    <w:rsid w:val="001654F9"/>
    <w:rsid w:val="00165623"/>
    <w:rsid w:val="0016574E"/>
    <w:rsid w:val="001657AC"/>
    <w:rsid w:val="00165808"/>
    <w:rsid w:val="0016699D"/>
    <w:rsid w:val="00166BBB"/>
    <w:rsid w:val="00166C58"/>
    <w:rsid w:val="0016711F"/>
    <w:rsid w:val="00167192"/>
    <w:rsid w:val="00167371"/>
    <w:rsid w:val="001676DC"/>
    <w:rsid w:val="00167A2F"/>
    <w:rsid w:val="00167FD9"/>
    <w:rsid w:val="00170117"/>
    <w:rsid w:val="00170520"/>
    <w:rsid w:val="001705DC"/>
    <w:rsid w:val="00170859"/>
    <w:rsid w:val="00170CFA"/>
    <w:rsid w:val="00170D14"/>
    <w:rsid w:val="001712C6"/>
    <w:rsid w:val="00172586"/>
    <w:rsid w:val="001726D5"/>
    <w:rsid w:val="00172771"/>
    <w:rsid w:val="001731A9"/>
    <w:rsid w:val="00173267"/>
    <w:rsid w:val="001732D8"/>
    <w:rsid w:val="00173ADE"/>
    <w:rsid w:val="00173B1D"/>
    <w:rsid w:val="00174593"/>
    <w:rsid w:val="00174658"/>
    <w:rsid w:val="00174D9A"/>
    <w:rsid w:val="00174F91"/>
    <w:rsid w:val="00175159"/>
    <w:rsid w:val="00175629"/>
    <w:rsid w:val="00175FCD"/>
    <w:rsid w:val="00176208"/>
    <w:rsid w:val="00176662"/>
    <w:rsid w:val="00176F7E"/>
    <w:rsid w:val="00177477"/>
    <w:rsid w:val="00180761"/>
    <w:rsid w:val="0018091F"/>
    <w:rsid w:val="00180F80"/>
    <w:rsid w:val="001817AE"/>
    <w:rsid w:val="0018195F"/>
    <w:rsid w:val="001820AA"/>
    <w:rsid w:val="0018211B"/>
    <w:rsid w:val="001824F2"/>
    <w:rsid w:val="001825B2"/>
    <w:rsid w:val="001840D3"/>
    <w:rsid w:val="00184697"/>
    <w:rsid w:val="001847C1"/>
    <w:rsid w:val="00185B5A"/>
    <w:rsid w:val="00185D24"/>
    <w:rsid w:val="00186085"/>
    <w:rsid w:val="00186551"/>
    <w:rsid w:val="00186708"/>
    <w:rsid w:val="00186B4C"/>
    <w:rsid w:val="00186CCD"/>
    <w:rsid w:val="00186CE7"/>
    <w:rsid w:val="001876DD"/>
    <w:rsid w:val="001900F8"/>
    <w:rsid w:val="001903E3"/>
    <w:rsid w:val="00190C9B"/>
    <w:rsid w:val="00190D98"/>
    <w:rsid w:val="0019103A"/>
    <w:rsid w:val="00191258"/>
    <w:rsid w:val="001913F6"/>
    <w:rsid w:val="0019247F"/>
    <w:rsid w:val="00192680"/>
    <w:rsid w:val="001927B4"/>
    <w:rsid w:val="001928FB"/>
    <w:rsid w:val="001929FC"/>
    <w:rsid w:val="00192AF5"/>
    <w:rsid w:val="00193037"/>
    <w:rsid w:val="00193735"/>
    <w:rsid w:val="00193A2C"/>
    <w:rsid w:val="00193C65"/>
    <w:rsid w:val="00193C67"/>
    <w:rsid w:val="00193D9A"/>
    <w:rsid w:val="00195474"/>
    <w:rsid w:val="00195492"/>
    <w:rsid w:val="001955EE"/>
    <w:rsid w:val="00195FCE"/>
    <w:rsid w:val="001969E2"/>
    <w:rsid w:val="00196B90"/>
    <w:rsid w:val="00196CE3"/>
    <w:rsid w:val="00197140"/>
    <w:rsid w:val="001976D8"/>
    <w:rsid w:val="00197744"/>
    <w:rsid w:val="00197D93"/>
    <w:rsid w:val="00197FCA"/>
    <w:rsid w:val="001A084A"/>
    <w:rsid w:val="001A11CC"/>
    <w:rsid w:val="001A15C7"/>
    <w:rsid w:val="001A1730"/>
    <w:rsid w:val="001A19F4"/>
    <w:rsid w:val="001A1AD6"/>
    <w:rsid w:val="001A1BFB"/>
    <w:rsid w:val="001A2069"/>
    <w:rsid w:val="001A20AD"/>
    <w:rsid w:val="001A2679"/>
    <w:rsid w:val="001A288E"/>
    <w:rsid w:val="001A2A02"/>
    <w:rsid w:val="001A2DC6"/>
    <w:rsid w:val="001A3022"/>
    <w:rsid w:val="001A3399"/>
    <w:rsid w:val="001A4040"/>
    <w:rsid w:val="001A4736"/>
    <w:rsid w:val="001A4905"/>
    <w:rsid w:val="001A4CE8"/>
    <w:rsid w:val="001A4E38"/>
    <w:rsid w:val="001A523C"/>
    <w:rsid w:val="001A56A8"/>
    <w:rsid w:val="001A584A"/>
    <w:rsid w:val="001A5CDF"/>
    <w:rsid w:val="001A62B2"/>
    <w:rsid w:val="001A63C1"/>
    <w:rsid w:val="001A6619"/>
    <w:rsid w:val="001A7BCB"/>
    <w:rsid w:val="001B006E"/>
    <w:rsid w:val="001B02AD"/>
    <w:rsid w:val="001B091F"/>
    <w:rsid w:val="001B0991"/>
    <w:rsid w:val="001B1427"/>
    <w:rsid w:val="001B1EDD"/>
    <w:rsid w:val="001B237B"/>
    <w:rsid w:val="001B2A46"/>
    <w:rsid w:val="001B3470"/>
    <w:rsid w:val="001B35CF"/>
    <w:rsid w:val="001B365A"/>
    <w:rsid w:val="001B4FE4"/>
    <w:rsid w:val="001B5873"/>
    <w:rsid w:val="001B5F89"/>
    <w:rsid w:val="001B6660"/>
    <w:rsid w:val="001B66BA"/>
    <w:rsid w:val="001B6992"/>
    <w:rsid w:val="001B6DC2"/>
    <w:rsid w:val="001B70B2"/>
    <w:rsid w:val="001B7415"/>
    <w:rsid w:val="001B7A14"/>
    <w:rsid w:val="001B7B29"/>
    <w:rsid w:val="001C06EE"/>
    <w:rsid w:val="001C0816"/>
    <w:rsid w:val="001C1027"/>
    <w:rsid w:val="001C13E6"/>
    <w:rsid w:val="001C149C"/>
    <w:rsid w:val="001C2181"/>
    <w:rsid w:val="001C21AC"/>
    <w:rsid w:val="001C23AA"/>
    <w:rsid w:val="001C243A"/>
    <w:rsid w:val="001C2A7D"/>
    <w:rsid w:val="001C354B"/>
    <w:rsid w:val="001C3B55"/>
    <w:rsid w:val="001C4217"/>
    <w:rsid w:val="001C47BA"/>
    <w:rsid w:val="001C48B5"/>
    <w:rsid w:val="001C4BF3"/>
    <w:rsid w:val="001C4C32"/>
    <w:rsid w:val="001C59EA"/>
    <w:rsid w:val="001C5D0E"/>
    <w:rsid w:val="001C5EF3"/>
    <w:rsid w:val="001C5F32"/>
    <w:rsid w:val="001C7409"/>
    <w:rsid w:val="001C77AA"/>
    <w:rsid w:val="001C7F34"/>
    <w:rsid w:val="001D0727"/>
    <w:rsid w:val="001D0748"/>
    <w:rsid w:val="001D08FA"/>
    <w:rsid w:val="001D1052"/>
    <w:rsid w:val="001D1239"/>
    <w:rsid w:val="001D240C"/>
    <w:rsid w:val="001D2492"/>
    <w:rsid w:val="001D2BD8"/>
    <w:rsid w:val="001D2CE5"/>
    <w:rsid w:val="001D2CF7"/>
    <w:rsid w:val="001D30B4"/>
    <w:rsid w:val="001D310D"/>
    <w:rsid w:val="001D3CD2"/>
    <w:rsid w:val="001D3ED9"/>
    <w:rsid w:val="001D406C"/>
    <w:rsid w:val="001D41EE"/>
    <w:rsid w:val="001D428B"/>
    <w:rsid w:val="001D457D"/>
    <w:rsid w:val="001D4702"/>
    <w:rsid w:val="001D4859"/>
    <w:rsid w:val="001D49EE"/>
    <w:rsid w:val="001D5168"/>
    <w:rsid w:val="001D5574"/>
    <w:rsid w:val="001D559B"/>
    <w:rsid w:val="001D5B89"/>
    <w:rsid w:val="001D6395"/>
    <w:rsid w:val="001D6848"/>
    <w:rsid w:val="001D7464"/>
    <w:rsid w:val="001D7E4F"/>
    <w:rsid w:val="001E0380"/>
    <w:rsid w:val="001E042C"/>
    <w:rsid w:val="001E06A8"/>
    <w:rsid w:val="001E0719"/>
    <w:rsid w:val="001E1091"/>
    <w:rsid w:val="001E131E"/>
    <w:rsid w:val="001E13B1"/>
    <w:rsid w:val="001E1848"/>
    <w:rsid w:val="001E1A43"/>
    <w:rsid w:val="001E1D2F"/>
    <w:rsid w:val="001E26B2"/>
    <w:rsid w:val="001E2E0B"/>
    <w:rsid w:val="001E32E4"/>
    <w:rsid w:val="001E34B7"/>
    <w:rsid w:val="001E3691"/>
    <w:rsid w:val="001E3923"/>
    <w:rsid w:val="001E3DA4"/>
    <w:rsid w:val="001E3EAA"/>
    <w:rsid w:val="001E4061"/>
    <w:rsid w:val="001E4AA8"/>
    <w:rsid w:val="001E5297"/>
    <w:rsid w:val="001E54E6"/>
    <w:rsid w:val="001E5E69"/>
    <w:rsid w:val="001E64CE"/>
    <w:rsid w:val="001E679E"/>
    <w:rsid w:val="001E70AC"/>
    <w:rsid w:val="001E72DA"/>
    <w:rsid w:val="001E7457"/>
    <w:rsid w:val="001E756C"/>
    <w:rsid w:val="001E78BB"/>
    <w:rsid w:val="001E7A6B"/>
    <w:rsid w:val="001F1579"/>
    <w:rsid w:val="001F175A"/>
    <w:rsid w:val="001F1964"/>
    <w:rsid w:val="001F1AF6"/>
    <w:rsid w:val="001F2BAF"/>
    <w:rsid w:val="001F395A"/>
    <w:rsid w:val="001F3A19"/>
    <w:rsid w:val="001F3AB0"/>
    <w:rsid w:val="001F3B81"/>
    <w:rsid w:val="001F3BB3"/>
    <w:rsid w:val="001F4176"/>
    <w:rsid w:val="001F45DF"/>
    <w:rsid w:val="001F46A7"/>
    <w:rsid w:val="001F4A2C"/>
    <w:rsid w:val="001F4AA3"/>
    <w:rsid w:val="001F4CBC"/>
    <w:rsid w:val="001F4E2B"/>
    <w:rsid w:val="001F4ED5"/>
    <w:rsid w:val="001F5C1B"/>
    <w:rsid w:val="001F600A"/>
    <w:rsid w:val="001F6471"/>
    <w:rsid w:val="001F6744"/>
    <w:rsid w:val="001F6975"/>
    <w:rsid w:val="001F6B14"/>
    <w:rsid w:val="001F7178"/>
    <w:rsid w:val="001F7676"/>
    <w:rsid w:val="001F78A1"/>
    <w:rsid w:val="001F78CD"/>
    <w:rsid w:val="002017E7"/>
    <w:rsid w:val="002018CB"/>
    <w:rsid w:val="00201AF4"/>
    <w:rsid w:val="00201E76"/>
    <w:rsid w:val="00202E2D"/>
    <w:rsid w:val="00202E6A"/>
    <w:rsid w:val="00203849"/>
    <w:rsid w:val="0020397E"/>
    <w:rsid w:val="00203B9D"/>
    <w:rsid w:val="00203C5C"/>
    <w:rsid w:val="00203DC1"/>
    <w:rsid w:val="00203FCF"/>
    <w:rsid w:val="0020402C"/>
    <w:rsid w:val="0020407E"/>
    <w:rsid w:val="002040B0"/>
    <w:rsid w:val="00204D89"/>
    <w:rsid w:val="00204F23"/>
    <w:rsid w:val="002055A6"/>
    <w:rsid w:val="002055C2"/>
    <w:rsid w:val="0020564F"/>
    <w:rsid w:val="002058E3"/>
    <w:rsid w:val="00205E18"/>
    <w:rsid w:val="00206140"/>
    <w:rsid w:val="002062F9"/>
    <w:rsid w:val="002064DD"/>
    <w:rsid w:val="00206A4D"/>
    <w:rsid w:val="00206CFF"/>
    <w:rsid w:val="00207948"/>
    <w:rsid w:val="00207E06"/>
    <w:rsid w:val="00207E59"/>
    <w:rsid w:val="0021085D"/>
    <w:rsid w:val="00210B59"/>
    <w:rsid w:val="002110F9"/>
    <w:rsid w:val="0021176D"/>
    <w:rsid w:val="00211A25"/>
    <w:rsid w:val="00211C02"/>
    <w:rsid w:val="00212060"/>
    <w:rsid w:val="00212A21"/>
    <w:rsid w:val="00212B86"/>
    <w:rsid w:val="00213335"/>
    <w:rsid w:val="0021343F"/>
    <w:rsid w:val="00213B2A"/>
    <w:rsid w:val="0021459E"/>
    <w:rsid w:val="00214D15"/>
    <w:rsid w:val="002154A2"/>
    <w:rsid w:val="0021572F"/>
    <w:rsid w:val="00215AED"/>
    <w:rsid w:val="00216108"/>
    <w:rsid w:val="00216590"/>
    <w:rsid w:val="00216CEE"/>
    <w:rsid w:val="00217169"/>
    <w:rsid w:val="002174F3"/>
    <w:rsid w:val="00217E9A"/>
    <w:rsid w:val="00220EAA"/>
    <w:rsid w:val="00220F13"/>
    <w:rsid w:val="00221178"/>
    <w:rsid w:val="00221191"/>
    <w:rsid w:val="00221414"/>
    <w:rsid w:val="00221628"/>
    <w:rsid w:val="002222FA"/>
    <w:rsid w:val="00222D2A"/>
    <w:rsid w:val="00222FB6"/>
    <w:rsid w:val="00223C3D"/>
    <w:rsid w:val="00224316"/>
    <w:rsid w:val="0022439C"/>
    <w:rsid w:val="00224B00"/>
    <w:rsid w:val="00224FC5"/>
    <w:rsid w:val="002254A6"/>
    <w:rsid w:val="002254D7"/>
    <w:rsid w:val="00225B6F"/>
    <w:rsid w:val="002262EA"/>
    <w:rsid w:val="00226B5B"/>
    <w:rsid w:val="00226BCD"/>
    <w:rsid w:val="00227138"/>
    <w:rsid w:val="00227969"/>
    <w:rsid w:val="00227FD9"/>
    <w:rsid w:val="00230321"/>
    <w:rsid w:val="002307B5"/>
    <w:rsid w:val="00230B96"/>
    <w:rsid w:val="00230D51"/>
    <w:rsid w:val="00231A8A"/>
    <w:rsid w:val="002321C8"/>
    <w:rsid w:val="00232712"/>
    <w:rsid w:val="00232721"/>
    <w:rsid w:val="00232939"/>
    <w:rsid w:val="002331AE"/>
    <w:rsid w:val="00233BC5"/>
    <w:rsid w:val="00233CE6"/>
    <w:rsid w:val="00234467"/>
    <w:rsid w:val="0023488E"/>
    <w:rsid w:val="00234B9F"/>
    <w:rsid w:val="0023505D"/>
    <w:rsid w:val="00235604"/>
    <w:rsid w:val="0023570E"/>
    <w:rsid w:val="00235752"/>
    <w:rsid w:val="00235FCC"/>
    <w:rsid w:val="0023615C"/>
    <w:rsid w:val="002363B0"/>
    <w:rsid w:val="00236943"/>
    <w:rsid w:val="00237207"/>
    <w:rsid w:val="00237D8D"/>
    <w:rsid w:val="002409FC"/>
    <w:rsid w:val="00241280"/>
    <w:rsid w:val="00241635"/>
    <w:rsid w:val="002416CB"/>
    <w:rsid w:val="00241911"/>
    <w:rsid w:val="00241DA2"/>
    <w:rsid w:val="00241EAC"/>
    <w:rsid w:val="0024205B"/>
    <w:rsid w:val="0024246B"/>
    <w:rsid w:val="002426B9"/>
    <w:rsid w:val="00242798"/>
    <w:rsid w:val="00242A75"/>
    <w:rsid w:val="00242B7A"/>
    <w:rsid w:val="0024401F"/>
    <w:rsid w:val="002449C1"/>
    <w:rsid w:val="00244A82"/>
    <w:rsid w:val="00244D88"/>
    <w:rsid w:val="002458A2"/>
    <w:rsid w:val="0024606D"/>
    <w:rsid w:val="002460EA"/>
    <w:rsid w:val="002462E2"/>
    <w:rsid w:val="00246C7B"/>
    <w:rsid w:val="0024751A"/>
    <w:rsid w:val="00247FEE"/>
    <w:rsid w:val="0025004B"/>
    <w:rsid w:val="002506C1"/>
    <w:rsid w:val="00250E7D"/>
    <w:rsid w:val="0025102C"/>
    <w:rsid w:val="002515BB"/>
    <w:rsid w:val="00251842"/>
    <w:rsid w:val="00252E95"/>
    <w:rsid w:val="0025308F"/>
    <w:rsid w:val="00253B7E"/>
    <w:rsid w:val="00253D06"/>
    <w:rsid w:val="00254428"/>
    <w:rsid w:val="002551A9"/>
    <w:rsid w:val="002551C5"/>
    <w:rsid w:val="00255809"/>
    <w:rsid w:val="00255B89"/>
    <w:rsid w:val="002565D5"/>
    <w:rsid w:val="002570A4"/>
    <w:rsid w:val="00257392"/>
    <w:rsid w:val="0025750F"/>
    <w:rsid w:val="0025780B"/>
    <w:rsid w:val="002579C8"/>
    <w:rsid w:val="00257E94"/>
    <w:rsid w:val="00257FB8"/>
    <w:rsid w:val="00260A8A"/>
    <w:rsid w:val="00260EC8"/>
    <w:rsid w:val="00260F94"/>
    <w:rsid w:val="0026109C"/>
    <w:rsid w:val="00261422"/>
    <w:rsid w:val="00261FBA"/>
    <w:rsid w:val="002621EA"/>
    <w:rsid w:val="002622C0"/>
    <w:rsid w:val="00262389"/>
    <w:rsid w:val="002626E7"/>
    <w:rsid w:val="00262FAD"/>
    <w:rsid w:val="002633B9"/>
    <w:rsid w:val="00263F9F"/>
    <w:rsid w:val="002644DC"/>
    <w:rsid w:val="0026491D"/>
    <w:rsid w:val="0026524C"/>
    <w:rsid w:val="0026549C"/>
    <w:rsid w:val="0026552D"/>
    <w:rsid w:val="0026582F"/>
    <w:rsid w:val="00265DF8"/>
    <w:rsid w:val="002660D7"/>
    <w:rsid w:val="0026697D"/>
    <w:rsid w:val="00266A3C"/>
    <w:rsid w:val="00266AB8"/>
    <w:rsid w:val="0026737B"/>
    <w:rsid w:val="002675B0"/>
    <w:rsid w:val="002675C1"/>
    <w:rsid w:val="00267898"/>
    <w:rsid w:val="002701A6"/>
    <w:rsid w:val="00270858"/>
    <w:rsid w:val="002709CE"/>
    <w:rsid w:val="002715BF"/>
    <w:rsid w:val="00271DBD"/>
    <w:rsid w:val="0027308F"/>
    <w:rsid w:val="002730F3"/>
    <w:rsid w:val="00273378"/>
    <w:rsid w:val="002734B3"/>
    <w:rsid w:val="00273893"/>
    <w:rsid w:val="002743A0"/>
    <w:rsid w:val="00274476"/>
    <w:rsid w:val="002746FC"/>
    <w:rsid w:val="00275A76"/>
    <w:rsid w:val="00275AF0"/>
    <w:rsid w:val="00275F4A"/>
    <w:rsid w:val="0027603C"/>
    <w:rsid w:val="00276276"/>
    <w:rsid w:val="002767DD"/>
    <w:rsid w:val="00276C65"/>
    <w:rsid w:val="002778AE"/>
    <w:rsid w:val="00277AA4"/>
    <w:rsid w:val="002802E3"/>
    <w:rsid w:val="00280556"/>
    <w:rsid w:val="002805DD"/>
    <w:rsid w:val="00281250"/>
    <w:rsid w:val="00281BCE"/>
    <w:rsid w:val="00281DB9"/>
    <w:rsid w:val="00281E86"/>
    <w:rsid w:val="00281F07"/>
    <w:rsid w:val="002821B4"/>
    <w:rsid w:val="00282250"/>
    <w:rsid w:val="0028269A"/>
    <w:rsid w:val="002828A9"/>
    <w:rsid w:val="00282F1B"/>
    <w:rsid w:val="00283590"/>
    <w:rsid w:val="0028368D"/>
    <w:rsid w:val="00283D0C"/>
    <w:rsid w:val="00283D7D"/>
    <w:rsid w:val="00283E00"/>
    <w:rsid w:val="00283F59"/>
    <w:rsid w:val="0028437C"/>
    <w:rsid w:val="002846E5"/>
    <w:rsid w:val="00284E47"/>
    <w:rsid w:val="00284E79"/>
    <w:rsid w:val="002853D3"/>
    <w:rsid w:val="0028554D"/>
    <w:rsid w:val="0028555B"/>
    <w:rsid w:val="00285AE1"/>
    <w:rsid w:val="00286973"/>
    <w:rsid w:val="00286E61"/>
    <w:rsid w:val="00286FE7"/>
    <w:rsid w:val="00287E68"/>
    <w:rsid w:val="00287FBB"/>
    <w:rsid w:val="00290E25"/>
    <w:rsid w:val="002910BF"/>
    <w:rsid w:val="0029116B"/>
    <w:rsid w:val="002913EF"/>
    <w:rsid w:val="00291B2D"/>
    <w:rsid w:val="00291DB0"/>
    <w:rsid w:val="0029297C"/>
    <w:rsid w:val="00292E2A"/>
    <w:rsid w:val="0029311B"/>
    <w:rsid w:val="0029337C"/>
    <w:rsid w:val="00293574"/>
    <w:rsid w:val="00293B50"/>
    <w:rsid w:val="00294310"/>
    <w:rsid w:val="00294E70"/>
    <w:rsid w:val="002950F6"/>
    <w:rsid w:val="002955DB"/>
    <w:rsid w:val="002957A5"/>
    <w:rsid w:val="00295B4D"/>
    <w:rsid w:val="00295BC9"/>
    <w:rsid w:val="002971DA"/>
    <w:rsid w:val="0029727E"/>
    <w:rsid w:val="00297490"/>
    <w:rsid w:val="00297547"/>
    <w:rsid w:val="00297A3D"/>
    <w:rsid w:val="00297CC2"/>
    <w:rsid w:val="00297E3F"/>
    <w:rsid w:val="00297F5E"/>
    <w:rsid w:val="002A0656"/>
    <w:rsid w:val="002A0A61"/>
    <w:rsid w:val="002A124A"/>
    <w:rsid w:val="002A185B"/>
    <w:rsid w:val="002A1924"/>
    <w:rsid w:val="002A1CE5"/>
    <w:rsid w:val="002A22E2"/>
    <w:rsid w:val="002A23EA"/>
    <w:rsid w:val="002A28B1"/>
    <w:rsid w:val="002A2A32"/>
    <w:rsid w:val="002A2C23"/>
    <w:rsid w:val="002A2EF8"/>
    <w:rsid w:val="002A36CE"/>
    <w:rsid w:val="002A5304"/>
    <w:rsid w:val="002A54DD"/>
    <w:rsid w:val="002A5589"/>
    <w:rsid w:val="002A6CA3"/>
    <w:rsid w:val="002A6FBF"/>
    <w:rsid w:val="002A723C"/>
    <w:rsid w:val="002A7404"/>
    <w:rsid w:val="002A7420"/>
    <w:rsid w:val="002B02D5"/>
    <w:rsid w:val="002B0F12"/>
    <w:rsid w:val="002B1308"/>
    <w:rsid w:val="002B1645"/>
    <w:rsid w:val="002B2009"/>
    <w:rsid w:val="002B2250"/>
    <w:rsid w:val="002B26DC"/>
    <w:rsid w:val="002B2A44"/>
    <w:rsid w:val="002B3BDC"/>
    <w:rsid w:val="002B4240"/>
    <w:rsid w:val="002B4554"/>
    <w:rsid w:val="002B4592"/>
    <w:rsid w:val="002B46F3"/>
    <w:rsid w:val="002B478E"/>
    <w:rsid w:val="002B47C4"/>
    <w:rsid w:val="002B49BC"/>
    <w:rsid w:val="002B4BE6"/>
    <w:rsid w:val="002B5A6A"/>
    <w:rsid w:val="002B5E0A"/>
    <w:rsid w:val="002B5FAC"/>
    <w:rsid w:val="002B63A8"/>
    <w:rsid w:val="002B6949"/>
    <w:rsid w:val="002B6D1C"/>
    <w:rsid w:val="002B761C"/>
    <w:rsid w:val="002B79AD"/>
    <w:rsid w:val="002B7AD5"/>
    <w:rsid w:val="002B7B97"/>
    <w:rsid w:val="002C04F5"/>
    <w:rsid w:val="002C0BDF"/>
    <w:rsid w:val="002C17B5"/>
    <w:rsid w:val="002C1E45"/>
    <w:rsid w:val="002C23E4"/>
    <w:rsid w:val="002C270E"/>
    <w:rsid w:val="002C2F66"/>
    <w:rsid w:val="002C2F90"/>
    <w:rsid w:val="002C33DC"/>
    <w:rsid w:val="002C3503"/>
    <w:rsid w:val="002C3550"/>
    <w:rsid w:val="002C4312"/>
    <w:rsid w:val="002C43A1"/>
    <w:rsid w:val="002C4404"/>
    <w:rsid w:val="002C51B4"/>
    <w:rsid w:val="002C538B"/>
    <w:rsid w:val="002C5790"/>
    <w:rsid w:val="002C596F"/>
    <w:rsid w:val="002C610C"/>
    <w:rsid w:val="002C6BFE"/>
    <w:rsid w:val="002C7221"/>
    <w:rsid w:val="002C72D8"/>
    <w:rsid w:val="002C7513"/>
    <w:rsid w:val="002C76B5"/>
    <w:rsid w:val="002D07D7"/>
    <w:rsid w:val="002D07ED"/>
    <w:rsid w:val="002D080C"/>
    <w:rsid w:val="002D0844"/>
    <w:rsid w:val="002D0A35"/>
    <w:rsid w:val="002D0B50"/>
    <w:rsid w:val="002D11FA"/>
    <w:rsid w:val="002D193E"/>
    <w:rsid w:val="002D21C8"/>
    <w:rsid w:val="002D28A5"/>
    <w:rsid w:val="002D291E"/>
    <w:rsid w:val="002D29F7"/>
    <w:rsid w:val="002D2C76"/>
    <w:rsid w:val="002D3198"/>
    <w:rsid w:val="002D3F3D"/>
    <w:rsid w:val="002D436C"/>
    <w:rsid w:val="002D4492"/>
    <w:rsid w:val="002D49C3"/>
    <w:rsid w:val="002D4B1C"/>
    <w:rsid w:val="002D4B72"/>
    <w:rsid w:val="002D4EEC"/>
    <w:rsid w:val="002D66A2"/>
    <w:rsid w:val="002D6853"/>
    <w:rsid w:val="002D6CAD"/>
    <w:rsid w:val="002D70EB"/>
    <w:rsid w:val="002D71DB"/>
    <w:rsid w:val="002D7B59"/>
    <w:rsid w:val="002D7F7C"/>
    <w:rsid w:val="002E04D1"/>
    <w:rsid w:val="002E0DDF"/>
    <w:rsid w:val="002E0F38"/>
    <w:rsid w:val="002E10FC"/>
    <w:rsid w:val="002E17FC"/>
    <w:rsid w:val="002E183D"/>
    <w:rsid w:val="002E19C8"/>
    <w:rsid w:val="002E1C27"/>
    <w:rsid w:val="002E228C"/>
    <w:rsid w:val="002E242D"/>
    <w:rsid w:val="002E2690"/>
    <w:rsid w:val="002E2906"/>
    <w:rsid w:val="002E2B39"/>
    <w:rsid w:val="002E3375"/>
    <w:rsid w:val="002E363B"/>
    <w:rsid w:val="002E37EE"/>
    <w:rsid w:val="002E3BC4"/>
    <w:rsid w:val="002E3D6D"/>
    <w:rsid w:val="002E46E3"/>
    <w:rsid w:val="002E4DC7"/>
    <w:rsid w:val="002E4E2C"/>
    <w:rsid w:val="002E509C"/>
    <w:rsid w:val="002E5536"/>
    <w:rsid w:val="002E5635"/>
    <w:rsid w:val="002E5B52"/>
    <w:rsid w:val="002E6097"/>
    <w:rsid w:val="002E621E"/>
    <w:rsid w:val="002E64C3"/>
    <w:rsid w:val="002E6A2C"/>
    <w:rsid w:val="002E79C6"/>
    <w:rsid w:val="002E7ABE"/>
    <w:rsid w:val="002F0B45"/>
    <w:rsid w:val="002F0DAD"/>
    <w:rsid w:val="002F0EEF"/>
    <w:rsid w:val="002F0FBF"/>
    <w:rsid w:val="002F1178"/>
    <w:rsid w:val="002F12FD"/>
    <w:rsid w:val="002F1C96"/>
    <w:rsid w:val="002F1D8C"/>
    <w:rsid w:val="002F1F7C"/>
    <w:rsid w:val="002F21DA"/>
    <w:rsid w:val="002F2546"/>
    <w:rsid w:val="002F29D0"/>
    <w:rsid w:val="002F300D"/>
    <w:rsid w:val="002F359A"/>
    <w:rsid w:val="002F4581"/>
    <w:rsid w:val="002F475C"/>
    <w:rsid w:val="002F489C"/>
    <w:rsid w:val="002F494B"/>
    <w:rsid w:val="002F4A4B"/>
    <w:rsid w:val="002F52BE"/>
    <w:rsid w:val="002F5D7B"/>
    <w:rsid w:val="002F696C"/>
    <w:rsid w:val="002F7E8F"/>
    <w:rsid w:val="00300C81"/>
    <w:rsid w:val="003018FD"/>
    <w:rsid w:val="00301A00"/>
    <w:rsid w:val="00301F39"/>
    <w:rsid w:val="00301F88"/>
    <w:rsid w:val="003021CE"/>
    <w:rsid w:val="0030244B"/>
    <w:rsid w:val="003024DE"/>
    <w:rsid w:val="0030315B"/>
    <w:rsid w:val="003031CF"/>
    <w:rsid w:val="003032A9"/>
    <w:rsid w:val="00303870"/>
    <w:rsid w:val="0030394E"/>
    <w:rsid w:val="00303ABD"/>
    <w:rsid w:val="00304083"/>
    <w:rsid w:val="003050A6"/>
    <w:rsid w:val="003050D3"/>
    <w:rsid w:val="0030516A"/>
    <w:rsid w:val="0030534E"/>
    <w:rsid w:val="00305B7B"/>
    <w:rsid w:val="00305B7E"/>
    <w:rsid w:val="00306AC5"/>
    <w:rsid w:val="00306F01"/>
    <w:rsid w:val="003078DB"/>
    <w:rsid w:val="00307E20"/>
    <w:rsid w:val="00311038"/>
    <w:rsid w:val="0031122A"/>
    <w:rsid w:val="003112D3"/>
    <w:rsid w:val="00311FEF"/>
    <w:rsid w:val="003120D6"/>
    <w:rsid w:val="00312A87"/>
    <w:rsid w:val="00314870"/>
    <w:rsid w:val="00314A4F"/>
    <w:rsid w:val="00314C71"/>
    <w:rsid w:val="00314C9D"/>
    <w:rsid w:val="00314F97"/>
    <w:rsid w:val="003157AD"/>
    <w:rsid w:val="0031597F"/>
    <w:rsid w:val="00316F88"/>
    <w:rsid w:val="00317073"/>
    <w:rsid w:val="003171AE"/>
    <w:rsid w:val="003173AE"/>
    <w:rsid w:val="00317478"/>
    <w:rsid w:val="0031780C"/>
    <w:rsid w:val="00317824"/>
    <w:rsid w:val="00317DE5"/>
    <w:rsid w:val="00317F09"/>
    <w:rsid w:val="00320103"/>
    <w:rsid w:val="0032019E"/>
    <w:rsid w:val="003206D1"/>
    <w:rsid w:val="00320E15"/>
    <w:rsid w:val="00321E19"/>
    <w:rsid w:val="003224D1"/>
    <w:rsid w:val="00322510"/>
    <w:rsid w:val="0032289F"/>
    <w:rsid w:val="00322DBD"/>
    <w:rsid w:val="00322EC8"/>
    <w:rsid w:val="003237F9"/>
    <w:rsid w:val="00323805"/>
    <w:rsid w:val="00323851"/>
    <w:rsid w:val="00323874"/>
    <w:rsid w:val="00323EBE"/>
    <w:rsid w:val="00323FEE"/>
    <w:rsid w:val="0032401C"/>
    <w:rsid w:val="003244AC"/>
    <w:rsid w:val="003246B8"/>
    <w:rsid w:val="00324D7C"/>
    <w:rsid w:val="00324E12"/>
    <w:rsid w:val="00325378"/>
    <w:rsid w:val="00325926"/>
    <w:rsid w:val="00326AA9"/>
    <w:rsid w:val="00326ADF"/>
    <w:rsid w:val="00326CB0"/>
    <w:rsid w:val="00326D3F"/>
    <w:rsid w:val="00326E8E"/>
    <w:rsid w:val="00326EE9"/>
    <w:rsid w:val="00327057"/>
    <w:rsid w:val="0032756D"/>
    <w:rsid w:val="00327A8A"/>
    <w:rsid w:val="00330404"/>
    <w:rsid w:val="00331740"/>
    <w:rsid w:val="00332DF2"/>
    <w:rsid w:val="00333926"/>
    <w:rsid w:val="00333ACF"/>
    <w:rsid w:val="00333B81"/>
    <w:rsid w:val="00333BE3"/>
    <w:rsid w:val="00334077"/>
    <w:rsid w:val="003343DB"/>
    <w:rsid w:val="003346B6"/>
    <w:rsid w:val="00335E77"/>
    <w:rsid w:val="0033621D"/>
    <w:rsid w:val="00336610"/>
    <w:rsid w:val="00336B85"/>
    <w:rsid w:val="00336C5C"/>
    <w:rsid w:val="0033719D"/>
    <w:rsid w:val="003376FB"/>
    <w:rsid w:val="003377FD"/>
    <w:rsid w:val="00337A83"/>
    <w:rsid w:val="00337AA2"/>
    <w:rsid w:val="00337BCF"/>
    <w:rsid w:val="003402BE"/>
    <w:rsid w:val="00340A00"/>
    <w:rsid w:val="00340A20"/>
    <w:rsid w:val="00340AEE"/>
    <w:rsid w:val="00340B85"/>
    <w:rsid w:val="00341319"/>
    <w:rsid w:val="003414D8"/>
    <w:rsid w:val="00341944"/>
    <w:rsid w:val="0034273F"/>
    <w:rsid w:val="00342E1B"/>
    <w:rsid w:val="003431C1"/>
    <w:rsid w:val="003432B3"/>
    <w:rsid w:val="003435DD"/>
    <w:rsid w:val="00343F73"/>
    <w:rsid w:val="00345017"/>
    <w:rsid w:val="00345060"/>
    <w:rsid w:val="003451F9"/>
    <w:rsid w:val="003458F3"/>
    <w:rsid w:val="0034627E"/>
    <w:rsid w:val="00347384"/>
    <w:rsid w:val="0034761F"/>
    <w:rsid w:val="00347970"/>
    <w:rsid w:val="00347BA1"/>
    <w:rsid w:val="003500AB"/>
    <w:rsid w:val="00350615"/>
    <w:rsid w:val="00350BB0"/>
    <w:rsid w:val="003510BF"/>
    <w:rsid w:val="0035193D"/>
    <w:rsid w:val="0035323B"/>
    <w:rsid w:val="00353404"/>
    <w:rsid w:val="0035376A"/>
    <w:rsid w:val="00353A66"/>
    <w:rsid w:val="00353C0E"/>
    <w:rsid w:val="00354852"/>
    <w:rsid w:val="00354C71"/>
    <w:rsid w:val="00354E5B"/>
    <w:rsid w:val="00355054"/>
    <w:rsid w:val="003550FE"/>
    <w:rsid w:val="003552F8"/>
    <w:rsid w:val="0035555A"/>
    <w:rsid w:val="003559E5"/>
    <w:rsid w:val="00356199"/>
    <w:rsid w:val="00356232"/>
    <w:rsid w:val="0035629F"/>
    <w:rsid w:val="00356D13"/>
    <w:rsid w:val="00357B2B"/>
    <w:rsid w:val="00357D3E"/>
    <w:rsid w:val="0036004B"/>
    <w:rsid w:val="0036007E"/>
    <w:rsid w:val="00360442"/>
    <w:rsid w:val="003607BC"/>
    <w:rsid w:val="003609D2"/>
    <w:rsid w:val="003614B6"/>
    <w:rsid w:val="00361FB5"/>
    <w:rsid w:val="00362198"/>
    <w:rsid w:val="003624C6"/>
    <w:rsid w:val="00362658"/>
    <w:rsid w:val="00362AC4"/>
    <w:rsid w:val="00362BCD"/>
    <w:rsid w:val="00362F8A"/>
    <w:rsid w:val="003636E9"/>
    <w:rsid w:val="00363ACC"/>
    <w:rsid w:val="00363F22"/>
    <w:rsid w:val="003640D8"/>
    <w:rsid w:val="003641A3"/>
    <w:rsid w:val="003645C5"/>
    <w:rsid w:val="00364EE1"/>
    <w:rsid w:val="003650B5"/>
    <w:rsid w:val="00365230"/>
    <w:rsid w:val="003658FE"/>
    <w:rsid w:val="00365C09"/>
    <w:rsid w:val="00365FC8"/>
    <w:rsid w:val="00366444"/>
    <w:rsid w:val="00366EE5"/>
    <w:rsid w:val="00366F22"/>
    <w:rsid w:val="00367304"/>
    <w:rsid w:val="0036748A"/>
    <w:rsid w:val="00367FE0"/>
    <w:rsid w:val="0037078B"/>
    <w:rsid w:val="00370F30"/>
    <w:rsid w:val="00370F43"/>
    <w:rsid w:val="003725FF"/>
    <w:rsid w:val="00372E7E"/>
    <w:rsid w:val="00373228"/>
    <w:rsid w:val="00373BC4"/>
    <w:rsid w:val="00374043"/>
    <w:rsid w:val="00374214"/>
    <w:rsid w:val="003742E6"/>
    <w:rsid w:val="00374472"/>
    <w:rsid w:val="00374659"/>
    <w:rsid w:val="00374C27"/>
    <w:rsid w:val="00375391"/>
    <w:rsid w:val="00375564"/>
    <w:rsid w:val="003766E4"/>
    <w:rsid w:val="00376C4D"/>
    <w:rsid w:val="00377FEA"/>
    <w:rsid w:val="003801F7"/>
    <w:rsid w:val="003808C3"/>
    <w:rsid w:val="00381806"/>
    <w:rsid w:val="00381F1E"/>
    <w:rsid w:val="00382BE1"/>
    <w:rsid w:val="00383052"/>
    <w:rsid w:val="00383191"/>
    <w:rsid w:val="00383345"/>
    <w:rsid w:val="00383523"/>
    <w:rsid w:val="00384265"/>
    <w:rsid w:val="00384F3E"/>
    <w:rsid w:val="00385540"/>
    <w:rsid w:val="003857DA"/>
    <w:rsid w:val="00386016"/>
    <w:rsid w:val="003862F9"/>
    <w:rsid w:val="00386B03"/>
    <w:rsid w:val="00386C01"/>
    <w:rsid w:val="00386DCC"/>
    <w:rsid w:val="00386DED"/>
    <w:rsid w:val="0038708E"/>
    <w:rsid w:val="00387436"/>
    <w:rsid w:val="003903DA"/>
    <w:rsid w:val="003908AA"/>
    <w:rsid w:val="003909CD"/>
    <w:rsid w:val="0039102B"/>
    <w:rsid w:val="003912E7"/>
    <w:rsid w:val="00391530"/>
    <w:rsid w:val="003915C5"/>
    <w:rsid w:val="00391694"/>
    <w:rsid w:val="00392192"/>
    <w:rsid w:val="00392B4E"/>
    <w:rsid w:val="00393500"/>
    <w:rsid w:val="00393947"/>
    <w:rsid w:val="00393AB7"/>
    <w:rsid w:val="00393B6B"/>
    <w:rsid w:val="00393C18"/>
    <w:rsid w:val="00393F1A"/>
    <w:rsid w:val="003940E3"/>
    <w:rsid w:val="0039428E"/>
    <w:rsid w:val="00394836"/>
    <w:rsid w:val="00394F01"/>
    <w:rsid w:val="00394F6A"/>
    <w:rsid w:val="00395D4D"/>
    <w:rsid w:val="00396549"/>
    <w:rsid w:val="0039654F"/>
    <w:rsid w:val="00396557"/>
    <w:rsid w:val="003A026B"/>
    <w:rsid w:val="003A07E0"/>
    <w:rsid w:val="003A099B"/>
    <w:rsid w:val="003A12C3"/>
    <w:rsid w:val="003A12C6"/>
    <w:rsid w:val="003A15BD"/>
    <w:rsid w:val="003A162C"/>
    <w:rsid w:val="003A1B6C"/>
    <w:rsid w:val="003A2188"/>
    <w:rsid w:val="003A2275"/>
    <w:rsid w:val="003A2594"/>
    <w:rsid w:val="003A25FE"/>
    <w:rsid w:val="003A28C8"/>
    <w:rsid w:val="003A30A1"/>
    <w:rsid w:val="003A3608"/>
    <w:rsid w:val="003A3BEF"/>
    <w:rsid w:val="003A3E7F"/>
    <w:rsid w:val="003A44A7"/>
    <w:rsid w:val="003A45AC"/>
    <w:rsid w:val="003A4BD4"/>
    <w:rsid w:val="003A5470"/>
    <w:rsid w:val="003A5659"/>
    <w:rsid w:val="003A59C4"/>
    <w:rsid w:val="003A59EE"/>
    <w:rsid w:val="003A5A6D"/>
    <w:rsid w:val="003A5F7E"/>
    <w:rsid w:val="003A669B"/>
    <w:rsid w:val="003A6A4F"/>
    <w:rsid w:val="003A6D13"/>
    <w:rsid w:val="003A6E0B"/>
    <w:rsid w:val="003A7088"/>
    <w:rsid w:val="003A7C8D"/>
    <w:rsid w:val="003A7EA9"/>
    <w:rsid w:val="003A7F84"/>
    <w:rsid w:val="003B0005"/>
    <w:rsid w:val="003B00DF"/>
    <w:rsid w:val="003B0152"/>
    <w:rsid w:val="003B0277"/>
    <w:rsid w:val="003B0753"/>
    <w:rsid w:val="003B0B31"/>
    <w:rsid w:val="003B0CD1"/>
    <w:rsid w:val="003B1275"/>
    <w:rsid w:val="003B15B1"/>
    <w:rsid w:val="003B1778"/>
    <w:rsid w:val="003B18B1"/>
    <w:rsid w:val="003B2BA8"/>
    <w:rsid w:val="003B2E70"/>
    <w:rsid w:val="003B35AC"/>
    <w:rsid w:val="003B38F8"/>
    <w:rsid w:val="003B3963"/>
    <w:rsid w:val="003B3D46"/>
    <w:rsid w:val="003B3DB8"/>
    <w:rsid w:val="003B3E1A"/>
    <w:rsid w:val="003B41BA"/>
    <w:rsid w:val="003B421F"/>
    <w:rsid w:val="003B50D7"/>
    <w:rsid w:val="003B5B4B"/>
    <w:rsid w:val="003B5DBA"/>
    <w:rsid w:val="003B6C79"/>
    <w:rsid w:val="003B77D1"/>
    <w:rsid w:val="003C0380"/>
    <w:rsid w:val="003C11CB"/>
    <w:rsid w:val="003C129A"/>
    <w:rsid w:val="003C12E5"/>
    <w:rsid w:val="003C1D64"/>
    <w:rsid w:val="003C1DED"/>
    <w:rsid w:val="003C20B9"/>
    <w:rsid w:val="003C3523"/>
    <w:rsid w:val="003C36A2"/>
    <w:rsid w:val="003C3C30"/>
    <w:rsid w:val="003C3D2F"/>
    <w:rsid w:val="003C45F3"/>
    <w:rsid w:val="003C49A6"/>
    <w:rsid w:val="003C507D"/>
    <w:rsid w:val="003C5667"/>
    <w:rsid w:val="003C569E"/>
    <w:rsid w:val="003C56D1"/>
    <w:rsid w:val="003C64AC"/>
    <w:rsid w:val="003C672D"/>
    <w:rsid w:val="003C67DD"/>
    <w:rsid w:val="003C689D"/>
    <w:rsid w:val="003C6D13"/>
    <w:rsid w:val="003C73D1"/>
    <w:rsid w:val="003C75F3"/>
    <w:rsid w:val="003C78A3"/>
    <w:rsid w:val="003C7A25"/>
    <w:rsid w:val="003C7DBB"/>
    <w:rsid w:val="003C7ECF"/>
    <w:rsid w:val="003D052E"/>
    <w:rsid w:val="003D08B2"/>
    <w:rsid w:val="003D13B2"/>
    <w:rsid w:val="003D18E6"/>
    <w:rsid w:val="003D1E40"/>
    <w:rsid w:val="003D2131"/>
    <w:rsid w:val="003D2205"/>
    <w:rsid w:val="003D3E36"/>
    <w:rsid w:val="003D41A1"/>
    <w:rsid w:val="003D42BE"/>
    <w:rsid w:val="003D4546"/>
    <w:rsid w:val="003D485F"/>
    <w:rsid w:val="003D4B08"/>
    <w:rsid w:val="003D4D8A"/>
    <w:rsid w:val="003D4DE2"/>
    <w:rsid w:val="003D4EFD"/>
    <w:rsid w:val="003D59C2"/>
    <w:rsid w:val="003D5CCC"/>
    <w:rsid w:val="003D5ECD"/>
    <w:rsid w:val="003D6063"/>
    <w:rsid w:val="003D652D"/>
    <w:rsid w:val="003D6B64"/>
    <w:rsid w:val="003D73C5"/>
    <w:rsid w:val="003D7A1D"/>
    <w:rsid w:val="003E0123"/>
    <w:rsid w:val="003E12E2"/>
    <w:rsid w:val="003E13C7"/>
    <w:rsid w:val="003E1867"/>
    <w:rsid w:val="003E1A1C"/>
    <w:rsid w:val="003E1D6D"/>
    <w:rsid w:val="003E24F5"/>
    <w:rsid w:val="003E25DD"/>
    <w:rsid w:val="003E2745"/>
    <w:rsid w:val="003E2ACB"/>
    <w:rsid w:val="003E31F6"/>
    <w:rsid w:val="003E345B"/>
    <w:rsid w:val="003E42A3"/>
    <w:rsid w:val="003E4452"/>
    <w:rsid w:val="003E48BD"/>
    <w:rsid w:val="003E491C"/>
    <w:rsid w:val="003E4BEE"/>
    <w:rsid w:val="003E4CCB"/>
    <w:rsid w:val="003E5729"/>
    <w:rsid w:val="003E591B"/>
    <w:rsid w:val="003E5C76"/>
    <w:rsid w:val="003E62A9"/>
    <w:rsid w:val="003E6769"/>
    <w:rsid w:val="003E6DEF"/>
    <w:rsid w:val="003E72F8"/>
    <w:rsid w:val="003E7894"/>
    <w:rsid w:val="003E7F5F"/>
    <w:rsid w:val="003F0CDD"/>
    <w:rsid w:val="003F1B56"/>
    <w:rsid w:val="003F1C92"/>
    <w:rsid w:val="003F2740"/>
    <w:rsid w:val="003F29B9"/>
    <w:rsid w:val="003F2BDB"/>
    <w:rsid w:val="003F34F7"/>
    <w:rsid w:val="003F36FB"/>
    <w:rsid w:val="003F3D6B"/>
    <w:rsid w:val="003F40A8"/>
    <w:rsid w:val="003F47D6"/>
    <w:rsid w:val="003F4EE0"/>
    <w:rsid w:val="003F50EB"/>
    <w:rsid w:val="003F598C"/>
    <w:rsid w:val="003F5DB1"/>
    <w:rsid w:val="003F62D6"/>
    <w:rsid w:val="003F6F2B"/>
    <w:rsid w:val="003F76FC"/>
    <w:rsid w:val="003F792F"/>
    <w:rsid w:val="00400289"/>
    <w:rsid w:val="00400794"/>
    <w:rsid w:val="00400A7D"/>
    <w:rsid w:val="00400FEA"/>
    <w:rsid w:val="004011C0"/>
    <w:rsid w:val="0040181D"/>
    <w:rsid w:val="00401919"/>
    <w:rsid w:val="004019CB"/>
    <w:rsid w:val="00401CC8"/>
    <w:rsid w:val="00401E0E"/>
    <w:rsid w:val="00402153"/>
    <w:rsid w:val="0040299A"/>
    <w:rsid w:val="00402FC1"/>
    <w:rsid w:val="00403170"/>
    <w:rsid w:val="00403F9D"/>
    <w:rsid w:val="00404727"/>
    <w:rsid w:val="00404BA2"/>
    <w:rsid w:val="004050B5"/>
    <w:rsid w:val="0040555B"/>
    <w:rsid w:val="00405DA5"/>
    <w:rsid w:val="00406469"/>
    <w:rsid w:val="004065BB"/>
    <w:rsid w:val="00406714"/>
    <w:rsid w:val="00406870"/>
    <w:rsid w:val="0040769A"/>
    <w:rsid w:val="004076E8"/>
    <w:rsid w:val="0040793C"/>
    <w:rsid w:val="00410031"/>
    <w:rsid w:val="0041045B"/>
    <w:rsid w:val="004111A1"/>
    <w:rsid w:val="0041121F"/>
    <w:rsid w:val="00411534"/>
    <w:rsid w:val="004117DD"/>
    <w:rsid w:val="0041197E"/>
    <w:rsid w:val="00411D2F"/>
    <w:rsid w:val="00411FAE"/>
    <w:rsid w:val="004120FC"/>
    <w:rsid w:val="004125CB"/>
    <w:rsid w:val="00412BED"/>
    <w:rsid w:val="00413442"/>
    <w:rsid w:val="00413566"/>
    <w:rsid w:val="004136A0"/>
    <w:rsid w:val="00413705"/>
    <w:rsid w:val="004137AA"/>
    <w:rsid w:val="004150A2"/>
    <w:rsid w:val="00415309"/>
    <w:rsid w:val="00415344"/>
    <w:rsid w:val="00415C63"/>
    <w:rsid w:val="00415D60"/>
    <w:rsid w:val="00416235"/>
    <w:rsid w:val="00416282"/>
    <w:rsid w:val="00416854"/>
    <w:rsid w:val="004169E0"/>
    <w:rsid w:val="00416C38"/>
    <w:rsid w:val="0041789F"/>
    <w:rsid w:val="00417DD2"/>
    <w:rsid w:val="00420B1B"/>
    <w:rsid w:val="00420FF7"/>
    <w:rsid w:val="00421BE4"/>
    <w:rsid w:val="00421F99"/>
    <w:rsid w:val="004221C9"/>
    <w:rsid w:val="0042222E"/>
    <w:rsid w:val="00422C3E"/>
    <w:rsid w:val="00422F25"/>
    <w:rsid w:val="004243BB"/>
    <w:rsid w:val="00424A86"/>
    <w:rsid w:val="00424DA6"/>
    <w:rsid w:val="00424EE9"/>
    <w:rsid w:val="00425082"/>
    <w:rsid w:val="00425085"/>
    <w:rsid w:val="004250D0"/>
    <w:rsid w:val="00425AA2"/>
    <w:rsid w:val="00425E61"/>
    <w:rsid w:val="004266DE"/>
    <w:rsid w:val="00426872"/>
    <w:rsid w:val="00426BFB"/>
    <w:rsid w:val="00427CB7"/>
    <w:rsid w:val="004301F8"/>
    <w:rsid w:val="00430973"/>
    <w:rsid w:val="00431292"/>
    <w:rsid w:val="00431776"/>
    <w:rsid w:val="00431DEB"/>
    <w:rsid w:val="0043213E"/>
    <w:rsid w:val="0043220F"/>
    <w:rsid w:val="0043222A"/>
    <w:rsid w:val="004325E8"/>
    <w:rsid w:val="00432B86"/>
    <w:rsid w:val="00432EE8"/>
    <w:rsid w:val="00433110"/>
    <w:rsid w:val="004335C6"/>
    <w:rsid w:val="00433793"/>
    <w:rsid w:val="004340AE"/>
    <w:rsid w:val="004341EE"/>
    <w:rsid w:val="0043443F"/>
    <w:rsid w:val="004349F3"/>
    <w:rsid w:val="004352CD"/>
    <w:rsid w:val="00435366"/>
    <w:rsid w:val="00435578"/>
    <w:rsid w:val="00435610"/>
    <w:rsid w:val="00435CBF"/>
    <w:rsid w:val="00436077"/>
    <w:rsid w:val="00437018"/>
    <w:rsid w:val="004376D6"/>
    <w:rsid w:val="00437DD7"/>
    <w:rsid w:val="00440607"/>
    <w:rsid w:val="004410D7"/>
    <w:rsid w:val="0044160A"/>
    <w:rsid w:val="00441815"/>
    <w:rsid w:val="00441D03"/>
    <w:rsid w:val="00442044"/>
    <w:rsid w:val="0044261B"/>
    <w:rsid w:val="00442D59"/>
    <w:rsid w:val="00444252"/>
    <w:rsid w:val="00444262"/>
    <w:rsid w:val="004443EE"/>
    <w:rsid w:val="0044447D"/>
    <w:rsid w:val="004444F7"/>
    <w:rsid w:val="00444E39"/>
    <w:rsid w:val="004453DB"/>
    <w:rsid w:val="00446246"/>
    <w:rsid w:val="0044633E"/>
    <w:rsid w:val="004469CB"/>
    <w:rsid w:val="00446B29"/>
    <w:rsid w:val="0044717F"/>
    <w:rsid w:val="00447AC2"/>
    <w:rsid w:val="00447D37"/>
    <w:rsid w:val="00450638"/>
    <w:rsid w:val="00450702"/>
    <w:rsid w:val="00450E74"/>
    <w:rsid w:val="0045115C"/>
    <w:rsid w:val="0045151E"/>
    <w:rsid w:val="00451C53"/>
    <w:rsid w:val="00451F06"/>
    <w:rsid w:val="00452AC5"/>
    <w:rsid w:val="00453567"/>
    <w:rsid w:val="00453787"/>
    <w:rsid w:val="00453986"/>
    <w:rsid w:val="00453E11"/>
    <w:rsid w:val="00453F9A"/>
    <w:rsid w:val="0045400E"/>
    <w:rsid w:val="0045417A"/>
    <w:rsid w:val="004546DD"/>
    <w:rsid w:val="00454711"/>
    <w:rsid w:val="004548A5"/>
    <w:rsid w:val="004548B6"/>
    <w:rsid w:val="004550E0"/>
    <w:rsid w:val="00455502"/>
    <w:rsid w:val="00455512"/>
    <w:rsid w:val="00455749"/>
    <w:rsid w:val="004558A1"/>
    <w:rsid w:val="00455B33"/>
    <w:rsid w:val="00455BB0"/>
    <w:rsid w:val="00455C14"/>
    <w:rsid w:val="00456220"/>
    <w:rsid w:val="004578DE"/>
    <w:rsid w:val="004600C0"/>
    <w:rsid w:val="00460351"/>
    <w:rsid w:val="004604F6"/>
    <w:rsid w:val="00460835"/>
    <w:rsid w:val="00460A07"/>
    <w:rsid w:val="00460C71"/>
    <w:rsid w:val="00460F9B"/>
    <w:rsid w:val="00461D8F"/>
    <w:rsid w:val="00461EAF"/>
    <w:rsid w:val="00462BA0"/>
    <w:rsid w:val="00462C3B"/>
    <w:rsid w:val="00462C9F"/>
    <w:rsid w:val="00462E17"/>
    <w:rsid w:val="00463F4E"/>
    <w:rsid w:val="00464691"/>
    <w:rsid w:val="00465167"/>
    <w:rsid w:val="0046544E"/>
    <w:rsid w:val="00465C51"/>
    <w:rsid w:val="00465DB2"/>
    <w:rsid w:val="00466274"/>
    <w:rsid w:val="004668BE"/>
    <w:rsid w:val="004673BC"/>
    <w:rsid w:val="00467A2B"/>
    <w:rsid w:val="00467BE5"/>
    <w:rsid w:val="004703A6"/>
    <w:rsid w:val="00471440"/>
    <w:rsid w:val="0047146D"/>
    <w:rsid w:val="00471E91"/>
    <w:rsid w:val="00472136"/>
    <w:rsid w:val="004723D1"/>
    <w:rsid w:val="004724FE"/>
    <w:rsid w:val="00472672"/>
    <w:rsid w:val="00472B1A"/>
    <w:rsid w:val="004734AD"/>
    <w:rsid w:val="0047393B"/>
    <w:rsid w:val="00474675"/>
    <w:rsid w:val="0047470C"/>
    <w:rsid w:val="00474D7A"/>
    <w:rsid w:val="00474E92"/>
    <w:rsid w:val="00475A3A"/>
    <w:rsid w:val="00477004"/>
    <w:rsid w:val="00477999"/>
    <w:rsid w:val="00477D8B"/>
    <w:rsid w:val="004800A6"/>
    <w:rsid w:val="004807E6"/>
    <w:rsid w:val="004809D6"/>
    <w:rsid w:val="00480C8B"/>
    <w:rsid w:val="00480D79"/>
    <w:rsid w:val="00480DB9"/>
    <w:rsid w:val="004821B5"/>
    <w:rsid w:val="0048236F"/>
    <w:rsid w:val="004827D2"/>
    <w:rsid w:val="004830FD"/>
    <w:rsid w:val="004834EB"/>
    <w:rsid w:val="00483DB2"/>
    <w:rsid w:val="00484194"/>
    <w:rsid w:val="00484216"/>
    <w:rsid w:val="004847A6"/>
    <w:rsid w:val="00484B65"/>
    <w:rsid w:val="004850C7"/>
    <w:rsid w:val="004869E2"/>
    <w:rsid w:val="00486ACD"/>
    <w:rsid w:val="00486EAD"/>
    <w:rsid w:val="00487186"/>
    <w:rsid w:val="00487270"/>
    <w:rsid w:val="004873D1"/>
    <w:rsid w:val="00487479"/>
    <w:rsid w:val="00487AB9"/>
    <w:rsid w:val="004902BB"/>
    <w:rsid w:val="004904C0"/>
    <w:rsid w:val="004907E3"/>
    <w:rsid w:val="00490D7B"/>
    <w:rsid w:val="0049136B"/>
    <w:rsid w:val="004918D8"/>
    <w:rsid w:val="00491BBB"/>
    <w:rsid w:val="00491F27"/>
    <w:rsid w:val="00491F2B"/>
    <w:rsid w:val="00492731"/>
    <w:rsid w:val="0049275E"/>
    <w:rsid w:val="004929E5"/>
    <w:rsid w:val="00492BD3"/>
    <w:rsid w:val="00492C87"/>
    <w:rsid w:val="00493430"/>
    <w:rsid w:val="00493C97"/>
    <w:rsid w:val="00493F1C"/>
    <w:rsid w:val="004944F7"/>
    <w:rsid w:val="00494FEA"/>
    <w:rsid w:val="004958CF"/>
    <w:rsid w:val="00495901"/>
    <w:rsid w:val="0049629B"/>
    <w:rsid w:val="0049680B"/>
    <w:rsid w:val="00496C04"/>
    <w:rsid w:val="00496DCE"/>
    <w:rsid w:val="004970BE"/>
    <w:rsid w:val="00497493"/>
    <w:rsid w:val="004978C9"/>
    <w:rsid w:val="004A06B2"/>
    <w:rsid w:val="004A0D61"/>
    <w:rsid w:val="004A1BCE"/>
    <w:rsid w:val="004A1C9C"/>
    <w:rsid w:val="004A21E7"/>
    <w:rsid w:val="004A3213"/>
    <w:rsid w:val="004A34D3"/>
    <w:rsid w:val="004A35F9"/>
    <w:rsid w:val="004A3E9D"/>
    <w:rsid w:val="004A3FB6"/>
    <w:rsid w:val="004A41FA"/>
    <w:rsid w:val="004A42E2"/>
    <w:rsid w:val="004A48A4"/>
    <w:rsid w:val="004A4DFA"/>
    <w:rsid w:val="004A4F1D"/>
    <w:rsid w:val="004A5A5A"/>
    <w:rsid w:val="004A6465"/>
    <w:rsid w:val="004A65EF"/>
    <w:rsid w:val="004A6677"/>
    <w:rsid w:val="004A6ED0"/>
    <w:rsid w:val="004A72A2"/>
    <w:rsid w:val="004A7625"/>
    <w:rsid w:val="004A7895"/>
    <w:rsid w:val="004A7C26"/>
    <w:rsid w:val="004B0214"/>
    <w:rsid w:val="004B0B0B"/>
    <w:rsid w:val="004B135B"/>
    <w:rsid w:val="004B16B1"/>
    <w:rsid w:val="004B1884"/>
    <w:rsid w:val="004B24C1"/>
    <w:rsid w:val="004B269C"/>
    <w:rsid w:val="004B2DD4"/>
    <w:rsid w:val="004B32E6"/>
    <w:rsid w:val="004B3D1D"/>
    <w:rsid w:val="004B4CC9"/>
    <w:rsid w:val="004B5AA4"/>
    <w:rsid w:val="004B6172"/>
    <w:rsid w:val="004B61A9"/>
    <w:rsid w:val="004B697B"/>
    <w:rsid w:val="004B6ABD"/>
    <w:rsid w:val="004B6F4B"/>
    <w:rsid w:val="004B7210"/>
    <w:rsid w:val="004B732C"/>
    <w:rsid w:val="004B7713"/>
    <w:rsid w:val="004B7C99"/>
    <w:rsid w:val="004C0D40"/>
    <w:rsid w:val="004C14DF"/>
    <w:rsid w:val="004C16E1"/>
    <w:rsid w:val="004C2135"/>
    <w:rsid w:val="004C292F"/>
    <w:rsid w:val="004C295B"/>
    <w:rsid w:val="004C2BE7"/>
    <w:rsid w:val="004C2CD0"/>
    <w:rsid w:val="004C31A2"/>
    <w:rsid w:val="004C343C"/>
    <w:rsid w:val="004C39FA"/>
    <w:rsid w:val="004C3BD8"/>
    <w:rsid w:val="004C3BE7"/>
    <w:rsid w:val="004C431C"/>
    <w:rsid w:val="004C447A"/>
    <w:rsid w:val="004C4A8C"/>
    <w:rsid w:val="004C5074"/>
    <w:rsid w:val="004C5307"/>
    <w:rsid w:val="004C6514"/>
    <w:rsid w:val="004C6771"/>
    <w:rsid w:val="004C6929"/>
    <w:rsid w:val="004C6C84"/>
    <w:rsid w:val="004C6D97"/>
    <w:rsid w:val="004C6E7E"/>
    <w:rsid w:val="004C6E97"/>
    <w:rsid w:val="004C6FFE"/>
    <w:rsid w:val="004C71A5"/>
    <w:rsid w:val="004C7399"/>
    <w:rsid w:val="004C7BAC"/>
    <w:rsid w:val="004C7CED"/>
    <w:rsid w:val="004C7EA2"/>
    <w:rsid w:val="004C7EE4"/>
    <w:rsid w:val="004D0610"/>
    <w:rsid w:val="004D12DC"/>
    <w:rsid w:val="004D1A54"/>
    <w:rsid w:val="004D28EF"/>
    <w:rsid w:val="004D3D0E"/>
    <w:rsid w:val="004D3D32"/>
    <w:rsid w:val="004D3D6B"/>
    <w:rsid w:val="004D3EF8"/>
    <w:rsid w:val="004D4019"/>
    <w:rsid w:val="004D447D"/>
    <w:rsid w:val="004D556E"/>
    <w:rsid w:val="004D5DA3"/>
    <w:rsid w:val="004D5E75"/>
    <w:rsid w:val="004D63A1"/>
    <w:rsid w:val="004D6804"/>
    <w:rsid w:val="004D6F5C"/>
    <w:rsid w:val="004D7064"/>
    <w:rsid w:val="004D708C"/>
    <w:rsid w:val="004E02D2"/>
    <w:rsid w:val="004E0396"/>
    <w:rsid w:val="004E0502"/>
    <w:rsid w:val="004E0649"/>
    <w:rsid w:val="004E0EA3"/>
    <w:rsid w:val="004E1154"/>
    <w:rsid w:val="004E1711"/>
    <w:rsid w:val="004E19F6"/>
    <w:rsid w:val="004E1A02"/>
    <w:rsid w:val="004E1BE9"/>
    <w:rsid w:val="004E210F"/>
    <w:rsid w:val="004E26F4"/>
    <w:rsid w:val="004E28FC"/>
    <w:rsid w:val="004E293F"/>
    <w:rsid w:val="004E2EF2"/>
    <w:rsid w:val="004E3447"/>
    <w:rsid w:val="004E34C5"/>
    <w:rsid w:val="004E3F43"/>
    <w:rsid w:val="004E4416"/>
    <w:rsid w:val="004E4458"/>
    <w:rsid w:val="004E4553"/>
    <w:rsid w:val="004E49E6"/>
    <w:rsid w:val="004E4D64"/>
    <w:rsid w:val="004E57B8"/>
    <w:rsid w:val="004E5C1B"/>
    <w:rsid w:val="004E5E50"/>
    <w:rsid w:val="004E6148"/>
    <w:rsid w:val="004E6DED"/>
    <w:rsid w:val="004E6EB6"/>
    <w:rsid w:val="004E71AD"/>
    <w:rsid w:val="004E7D9D"/>
    <w:rsid w:val="004F0158"/>
    <w:rsid w:val="004F03B6"/>
    <w:rsid w:val="004F03F4"/>
    <w:rsid w:val="004F05EB"/>
    <w:rsid w:val="004F0A4D"/>
    <w:rsid w:val="004F1BA0"/>
    <w:rsid w:val="004F1E84"/>
    <w:rsid w:val="004F1F5B"/>
    <w:rsid w:val="004F26FA"/>
    <w:rsid w:val="004F353B"/>
    <w:rsid w:val="004F3EF5"/>
    <w:rsid w:val="004F4C2A"/>
    <w:rsid w:val="004F5611"/>
    <w:rsid w:val="004F5CE8"/>
    <w:rsid w:val="004F5F83"/>
    <w:rsid w:val="004F6554"/>
    <w:rsid w:val="004F655A"/>
    <w:rsid w:val="004F67BA"/>
    <w:rsid w:val="004F696F"/>
    <w:rsid w:val="004F6ABD"/>
    <w:rsid w:val="004F79E8"/>
    <w:rsid w:val="004F7AEE"/>
    <w:rsid w:val="004F7EBA"/>
    <w:rsid w:val="00500186"/>
    <w:rsid w:val="00500260"/>
    <w:rsid w:val="0050054E"/>
    <w:rsid w:val="00500CD0"/>
    <w:rsid w:val="00501895"/>
    <w:rsid w:val="0050207D"/>
    <w:rsid w:val="00502627"/>
    <w:rsid w:val="0050266F"/>
    <w:rsid w:val="00502FAB"/>
    <w:rsid w:val="00502FF2"/>
    <w:rsid w:val="00503924"/>
    <w:rsid w:val="00503AB9"/>
    <w:rsid w:val="005046C1"/>
    <w:rsid w:val="00504995"/>
    <w:rsid w:val="00504D4F"/>
    <w:rsid w:val="00504ED6"/>
    <w:rsid w:val="00505694"/>
    <w:rsid w:val="00505730"/>
    <w:rsid w:val="00505BAF"/>
    <w:rsid w:val="00505C75"/>
    <w:rsid w:val="0050601E"/>
    <w:rsid w:val="00506AD6"/>
    <w:rsid w:val="00507001"/>
    <w:rsid w:val="0050704F"/>
    <w:rsid w:val="0050714D"/>
    <w:rsid w:val="0050772E"/>
    <w:rsid w:val="00510280"/>
    <w:rsid w:val="00511616"/>
    <w:rsid w:val="0051163B"/>
    <w:rsid w:val="00512154"/>
    <w:rsid w:val="0051251B"/>
    <w:rsid w:val="005125EB"/>
    <w:rsid w:val="00512649"/>
    <w:rsid w:val="005127BE"/>
    <w:rsid w:val="00512FF3"/>
    <w:rsid w:val="0051334D"/>
    <w:rsid w:val="0051361B"/>
    <w:rsid w:val="00513D73"/>
    <w:rsid w:val="00513DBB"/>
    <w:rsid w:val="005143DF"/>
    <w:rsid w:val="00514805"/>
    <w:rsid w:val="00514A43"/>
    <w:rsid w:val="005156DE"/>
    <w:rsid w:val="00516368"/>
    <w:rsid w:val="00516827"/>
    <w:rsid w:val="005169AC"/>
    <w:rsid w:val="00516B23"/>
    <w:rsid w:val="00516BC2"/>
    <w:rsid w:val="0051742E"/>
    <w:rsid w:val="005174E5"/>
    <w:rsid w:val="005176D7"/>
    <w:rsid w:val="00517994"/>
    <w:rsid w:val="00517AC2"/>
    <w:rsid w:val="0052135D"/>
    <w:rsid w:val="00522342"/>
    <w:rsid w:val="00522393"/>
    <w:rsid w:val="00522620"/>
    <w:rsid w:val="00522895"/>
    <w:rsid w:val="00522F1F"/>
    <w:rsid w:val="00523358"/>
    <w:rsid w:val="00523856"/>
    <w:rsid w:val="00523937"/>
    <w:rsid w:val="0052440D"/>
    <w:rsid w:val="00524A44"/>
    <w:rsid w:val="005250E9"/>
    <w:rsid w:val="00525656"/>
    <w:rsid w:val="00526663"/>
    <w:rsid w:val="00526955"/>
    <w:rsid w:val="00526B3A"/>
    <w:rsid w:val="00526B3C"/>
    <w:rsid w:val="00527946"/>
    <w:rsid w:val="00527CF9"/>
    <w:rsid w:val="00527E71"/>
    <w:rsid w:val="0053009B"/>
    <w:rsid w:val="00530627"/>
    <w:rsid w:val="00530E90"/>
    <w:rsid w:val="00531470"/>
    <w:rsid w:val="00531758"/>
    <w:rsid w:val="00531C40"/>
    <w:rsid w:val="005325D7"/>
    <w:rsid w:val="0053291D"/>
    <w:rsid w:val="00532930"/>
    <w:rsid w:val="00532E89"/>
    <w:rsid w:val="00533426"/>
    <w:rsid w:val="00533574"/>
    <w:rsid w:val="0053387F"/>
    <w:rsid w:val="005338C6"/>
    <w:rsid w:val="0053493D"/>
    <w:rsid w:val="00534BCC"/>
    <w:rsid w:val="00534C02"/>
    <w:rsid w:val="00535BB8"/>
    <w:rsid w:val="00536327"/>
    <w:rsid w:val="0053641C"/>
    <w:rsid w:val="00536786"/>
    <w:rsid w:val="005368FE"/>
    <w:rsid w:val="00536BDA"/>
    <w:rsid w:val="00540D46"/>
    <w:rsid w:val="00540F6C"/>
    <w:rsid w:val="005417B8"/>
    <w:rsid w:val="00541ABB"/>
    <w:rsid w:val="00542182"/>
    <w:rsid w:val="005424FB"/>
    <w:rsid w:val="0054264B"/>
    <w:rsid w:val="005428DF"/>
    <w:rsid w:val="00542EB3"/>
    <w:rsid w:val="0054303A"/>
    <w:rsid w:val="00543681"/>
    <w:rsid w:val="00543786"/>
    <w:rsid w:val="00544041"/>
    <w:rsid w:val="005446F0"/>
    <w:rsid w:val="00544BD2"/>
    <w:rsid w:val="00544BD4"/>
    <w:rsid w:val="00544CF7"/>
    <w:rsid w:val="00545604"/>
    <w:rsid w:val="00547752"/>
    <w:rsid w:val="00547B5E"/>
    <w:rsid w:val="00547FEC"/>
    <w:rsid w:val="0055019F"/>
    <w:rsid w:val="005502C3"/>
    <w:rsid w:val="005504EC"/>
    <w:rsid w:val="00550609"/>
    <w:rsid w:val="00550728"/>
    <w:rsid w:val="00551360"/>
    <w:rsid w:val="0055188C"/>
    <w:rsid w:val="005522C1"/>
    <w:rsid w:val="005522D0"/>
    <w:rsid w:val="005525B5"/>
    <w:rsid w:val="00552723"/>
    <w:rsid w:val="00552FDD"/>
    <w:rsid w:val="0055300C"/>
    <w:rsid w:val="005531F0"/>
    <w:rsid w:val="005533D7"/>
    <w:rsid w:val="00554D58"/>
    <w:rsid w:val="00555E03"/>
    <w:rsid w:val="005568AE"/>
    <w:rsid w:val="005569CF"/>
    <w:rsid w:val="0055783D"/>
    <w:rsid w:val="00560918"/>
    <w:rsid w:val="00560DDD"/>
    <w:rsid w:val="00560F84"/>
    <w:rsid w:val="00561098"/>
    <w:rsid w:val="0056130D"/>
    <w:rsid w:val="00561910"/>
    <w:rsid w:val="00561B4A"/>
    <w:rsid w:val="00561CD5"/>
    <w:rsid w:val="00562263"/>
    <w:rsid w:val="00562733"/>
    <w:rsid w:val="00562A71"/>
    <w:rsid w:val="00562E71"/>
    <w:rsid w:val="00563509"/>
    <w:rsid w:val="005635BB"/>
    <w:rsid w:val="00563B3C"/>
    <w:rsid w:val="00564018"/>
    <w:rsid w:val="00565070"/>
    <w:rsid w:val="00565EA7"/>
    <w:rsid w:val="00565EE7"/>
    <w:rsid w:val="005662F1"/>
    <w:rsid w:val="00566734"/>
    <w:rsid w:val="00567BB8"/>
    <w:rsid w:val="00567EBF"/>
    <w:rsid w:val="00570240"/>
    <w:rsid w:val="005703DE"/>
    <w:rsid w:val="00570BDD"/>
    <w:rsid w:val="00571538"/>
    <w:rsid w:val="00571D1C"/>
    <w:rsid w:val="00571DA6"/>
    <w:rsid w:val="00572057"/>
    <w:rsid w:val="0057213B"/>
    <w:rsid w:val="0057227B"/>
    <w:rsid w:val="005729C8"/>
    <w:rsid w:val="00572A62"/>
    <w:rsid w:val="0057348E"/>
    <w:rsid w:val="00573CB3"/>
    <w:rsid w:val="00573D0F"/>
    <w:rsid w:val="0057415D"/>
    <w:rsid w:val="005747F9"/>
    <w:rsid w:val="005757B7"/>
    <w:rsid w:val="005758F1"/>
    <w:rsid w:val="00575DA5"/>
    <w:rsid w:val="005768D7"/>
    <w:rsid w:val="00576D73"/>
    <w:rsid w:val="00576FD7"/>
    <w:rsid w:val="005778D3"/>
    <w:rsid w:val="00580ADA"/>
    <w:rsid w:val="00580F94"/>
    <w:rsid w:val="00581329"/>
    <w:rsid w:val="005819A4"/>
    <w:rsid w:val="00583D1E"/>
    <w:rsid w:val="00584111"/>
    <w:rsid w:val="00584140"/>
    <w:rsid w:val="0058464E"/>
    <w:rsid w:val="00584CF0"/>
    <w:rsid w:val="00584FBC"/>
    <w:rsid w:val="00585074"/>
    <w:rsid w:val="0058572E"/>
    <w:rsid w:val="00585AE9"/>
    <w:rsid w:val="00585BEA"/>
    <w:rsid w:val="005863BA"/>
    <w:rsid w:val="00586516"/>
    <w:rsid w:val="00586A7F"/>
    <w:rsid w:val="0058760E"/>
    <w:rsid w:val="00587810"/>
    <w:rsid w:val="00587B4B"/>
    <w:rsid w:val="0059034F"/>
    <w:rsid w:val="00590EA7"/>
    <w:rsid w:val="0059188A"/>
    <w:rsid w:val="00592265"/>
    <w:rsid w:val="005924C9"/>
    <w:rsid w:val="0059267E"/>
    <w:rsid w:val="0059279B"/>
    <w:rsid w:val="00593B48"/>
    <w:rsid w:val="00593F7F"/>
    <w:rsid w:val="005945BD"/>
    <w:rsid w:val="00594752"/>
    <w:rsid w:val="00594786"/>
    <w:rsid w:val="00594B49"/>
    <w:rsid w:val="0059616B"/>
    <w:rsid w:val="00596796"/>
    <w:rsid w:val="00596872"/>
    <w:rsid w:val="00597263"/>
    <w:rsid w:val="005975FA"/>
    <w:rsid w:val="00597710"/>
    <w:rsid w:val="00597A59"/>
    <w:rsid w:val="00597ED1"/>
    <w:rsid w:val="005A01CA"/>
    <w:rsid w:val="005A01CB"/>
    <w:rsid w:val="005A0CDB"/>
    <w:rsid w:val="005A0FBA"/>
    <w:rsid w:val="005A1106"/>
    <w:rsid w:val="005A1688"/>
    <w:rsid w:val="005A1926"/>
    <w:rsid w:val="005A1F2E"/>
    <w:rsid w:val="005A1FF2"/>
    <w:rsid w:val="005A2298"/>
    <w:rsid w:val="005A2C3F"/>
    <w:rsid w:val="005A2E76"/>
    <w:rsid w:val="005A3269"/>
    <w:rsid w:val="005A3353"/>
    <w:rsid w:val="005A3708"/>
    <w:rsid w:val="005A38E5"/>
    <w:rsid w:val="005A3902"/>
    <w:rsid w:val="005A3A74"/>
    <w:rsid w:val="005A42FA"/>
    <w:rsid w:val="005A5840"/>
    <w:rsid w:val="005A58FF"/>
    <w:rsid w:val="005A5EAF"/>
    <w:rsid w:val="005A621A"/>
    <w:rsid w:val="005A64C0"/>
    <w:rsid w:val="005A6606"/>
    <w:rsid w:val="005A6DF8"/>
    <w:rsid w:val="005A79D5"/>
    <w:rsid w:val="005A7EAD"/>
    <w:rsid w:val="005B0070"/>
    <w:rsid w:val="005B05B9"/>
    <w:rsid w:val="005B087C"/>
    <w:rsid w:val="005B1877"/>
    <w:rsid w:val="005B1C32"/>
    <w:rsid w:val="005B21E6"/>
    <w:rsid w:val="005B2308"/>
    <w:rsid w:val="005B23B0"/>
    <w:rsid w:val="005B2AAD"/>
    <w:rsid w:val="005B2CB1"/>
    <w:rsid w:val="005B3B82"/>
    <w:rsid w:val="005B3C11"/>
    <w:rsid w:val="005B42AE"/>
    <w:rsid w:val="005B53F3"/>
    <w:rsid w:val="005B579E"/>
    <w:rsid w:val="005B5984"/>
    <w:rsid w:val="005B5AD1"/>
    <w:rsid w:val="005B5BE8"/>
    <w:rsid w:val="005B5DC2"/>
    <w:rsid w:val="005B6C5F"/>
    <w:rsid w:val="005B7306"/>
    <w:rsid w:val="005B742F"/>
    <w:rsid w:val="005B7673"/>
    <w:rsid w:val="005B78FD"/>
    <w:rsid w:val="005C02C9"/>
    <w:rsid w:val="005C0C96"/>
    <w:rsid w:val="005C0EFD"/>
    <w:rsid w:val="005C1AA2"/>
    <w:rsid w:val="005C1C28"/>
    <w:rsid w:val="005C1D94"/>
    <w:rsid w:val="005C2868"/>
    <w:rsid w:val="005C2AEC"/>
    <w:rsid w:val="005C2E13"/>
    <w:rsid w:val="005C368E"/>
    <w:rsid w:val="005C3778"/>
    <w:rsid w:val="005C3869"/>
    <w:rsid w:val="005C3DBA"/>
    <w:rsid w:val="005C481C"/>
    <w:rsid w:val="005C6020"/>
    <w:rsid w:val="005C65F6"/>
    <w:rsid w:val="005C6D4B"/>
    <w:rsid w:val="005C6DB5"/>
    <w:rsid w:val="005C79E7"/>
    <w:rsid w:val="005C79E8"/>
    <w:rsid w:val="005C7D9B"/>
    <w:rsid w:val="005D0371"/>
    <w:rsid w:val="005D05F3"/>
    <w:rsid w:val="005D0B1C"/>
    <w:rsid w:val="005D0CEF"/>
    <w:rsid w:val="005D2494"/>
    <w:rsid w:val="005D29B3"/>
    <w:rsid w:val="005D30BF"/>
    <w:rsid w:val="005D320B"/>
    <w:rsid w:val="005D352F"/>
    <w:rsid w:val="005D3FCD"/>
    <w:rsid w:val="005D5655"/>
    <w:rsid w:val="005D5ADE"/>
    <w:rsid w:val="005D5DE9"/>
    <w:rsid w:val="005D6B3F"/>
    <w:rsid w:val="005D723E"/>
    <w:rsid w:val="005D756A"/>
    <w:rsid w:val="005D79FB"/>
    <w:rsid w:val="005D7D3C"/>
    <w:rsid w:val="005E0B8F"/>
    <w:rsid w:val="005E1016"/>
    <w:rsid w:val="005E1330"/>
    <w:rsid w:val="005E19E7"/>
    <w:rsid w:val="005E333C"/>
    <w:rsid w:val="005E348C"/>
    <w:rsid w:val="005E3642"/>
    <w:rsid w:val="005E36BA"/>
    <w:rsid w:val="005E3F02"/>
    <w:rsid w:val="005E44C4"/>
    <w:rsid w:val="005E44ED"/>
    <w:rsid w:val="005E562B"/>
    <w:rsid w:val="005E56F2"/>
    <w:rsid w:val="005E570A"/>
    <w:rsid w:val="005E5861"/>
    <w:rsid w:val="005E59D7"/>
    <w:rsid w:val="005E618F"/>
    <w:rsid w:val="005E63D3"/>
    <w:rsid w:val="005E664B"/>
    <w:rsid w:val="005E6DBF"/>
    <w:rsid w:val="005E6E16"/>
    <w:rsid w:val="005E6F34"/>
    <w:rsid w:val="005E7A04"/>
    <w:rsid w:val="005E7A78"/>
    <w:rsid w:val="005E7C43"/>
    <w:rsid w:val="005E7CC7"/>
    <w:rsid w:val="005E7E62"/>
    <w:rsid w:val="005E7F94"/>
    <w:rsid w:val="005F03E7"/>
    <w:rsid w:val="005F080B"/>
    <w:rsid w:val="005F0AC0"/>
    <w:rsid w:val="005F0CB4"/>
    <w:rsid w:val="005F0D35"/>
    <w:rsid w:val="005F0F64"/>
    <w:rsid w:val="005F26EB"/>
    <w:rsid w:val="005F282C"/>
    <w:rsid w:val="005F2DB9"/>
    <w:rsid w:val="005F2F57"/>
    <w:rsid w:val="005F30AC"/>
    <w:rsid w:val="005F3109"/>
    <w:rsid w:val="005F33C9"/>
    <w:rsid w:val="005F3DAE"/>
    <w:rsid w:val="005F408A"/>
    <w:rsid w:val="005F411C"/>
    <w:rsid w:val="005F43C5"/>
    <w:rsid w:val="005F48E9"/>
    <w:rsid w:val="005F4A33"/>
    <w:rsid w:val="005F532A"/>
    <w:rsid w:val="005F5463"/>
    <w:rsid w:val="005F5C11"/>
    <w:rsid w:val="005F6104"/>
    <w:rsid w:val="005F668E"/>
    <w:rsid w:val="005F6CFA"/>
    <w:rsid w:val="005F6E99"/>
    <w:rsid w:val="005F7166"/>
    <w:rsid w:val="006007D4"/>
    <w:rsid w:val="00600937"/>
    <w:rsid w:val="006015CD"/>
    <w:rsid w:val="00602090"/>
    <w:rsid w:val="00602868"/>
    <w:rsid w:val="006030C3"/>
    <w:rsid w:val="00604BAF"/>
    <w:rsid w:val="0060522E"/>
    <w:rsid w:val="006066B6"/>
    <w:rsid w:val="006067DA"/>
    <w:rsid w:val="00606F2B"/>
    <w:rsid w:val="0060716D"/>
    <w:rsid w:val="006076B8"/>
    <w:rsid w:val="006078F4"/>
    <w:rsid w:val="00610143"/>
    <w:rsid w:val="00610266"/>
    <w:rsid w:val="006103DB"/>
    <w:rsid w:val="0061054E"/>
    <w:rsid w:val="00611627"/>
    <w:rsid w:val="00612AD6"/>
    <w:rsid w:val="00612FAD"/>
    <w:rsid w:val="006135CB"/>
    <w:rsid w:val="006136A0"/>
    <w:rsid w:val="00613A1C"/>
    <w:rsid w:val="00613E3A"/>
    <w:rsid w:val="006143CB"/>
    <w:rsid w:val="00614686"/>
    <w:rsid w:val="006146FB"/>
    <w:rsid w:val="00614A28"/>
    <w:rsid w:val="00614B29"/>
    <w:rsid w:val="006155BB"/>
    <w:rsid w:val="0061597A"/>
    <w:rsid w:val="006164E8"/>
    <w:rsid w:val="0061716C"/>
    <w:rsid w:val="00617647"/>
    <w:rsid w:val="00617AFC"/>
    <w:rsid w:val="00617EF7"/>
    <w:rsid w:val="00617F2C"/>
    <w:rsid w:val="0062063D"/>
    <w:rsid w:val="00620DCA"/>
    <w:rsid w:val="00620E4A"/>
    <w:rsid w:val="006218F1"/>
    <w:rsid w:val="006219B0"/>
    <w:rsid w:val="00622777"/>
    <w:rsid w:val="006233F0"/>
    <w:rsid w:val="006235E4"/>
    <w:rsid w:val="00623C3F"/>
    <w:rsid w:val="00624244"/>
    <w:rsid w:val="006243A1"/>
    <w:rsid w:val="00624AE6"/>
    <w:rsid w:val="00624D1D"/>
    <w:rsid w:val="00625197"/>
    <w:rsid w:val="00626636"/>
    <w:rsid w:val="00627965"/>
    <w:rsid w:val="00627B9A"/>
    <w:rsid w:val="00627D8F"/>
    <w:rsid w:val="00630D95"/>
    <w:rsid w:val="00632E56"/>
    <w:rsid w:val="00633D57"/>
    <w:rsid w:val="00634082"/>
    <w:rsid w:val="00634745"/>
    <w:rsid w:val="00634BE1"/>
    <w:rsid w:val="00634FFF"/>
    <w:rsid w:val="00635CBA"/>
    <w:rsid w:val="0063603E"/>
    <w:rsid w:val="00636D22"/>
    <w:rsid w:val="0063733C"/>
    <w:rsid w:val="006373EA"/>
    <w:rsid w:val="006375E3"/>
    <w:rsid w:val="00637D53"/>
    <w:rsid w:val="00640AF9"/>
    <w:rsid w:val="00640C0A"/>
    <w:rsid w:val="00642061"/>
    <w:rsid w:val="00642064"/>
    <w:rsid w:val="006426B1"/>
    <w:rsid w:val="00642DB2"/>
    <w:rsid w:val="00642EA3"/>
    <w:rsid w:val="0064338B"/>
    <w:rsid w:val="006433DA"/>
    <w:rsid w:val="0064381D"/>
    <w:rsid w:val="00644530"/>
    <w:rsid w:val="00645131"/>
    <w:rsid w:val="00645986"/>
    <w:rsid w:val="0064652B"/>
    <w:rsid w:val="00646542"/>
    <w:rsid w:val="006465E7"/>
    <w:rsid w:val="00647092"/>
    <w:rsid w:val="00647D91"/>
    <w:rsid w:val="00650418"/>
    <w:rsid w:val="006504F4"/>
    <w:rsid w:val="006513CB"/>
    <w:rsid w:val="00651857"/>
    <w:rsid w:val="00652806"/>
    <w:rsid w:val="0065289A"/>
    <w:rsid w:val="0065291D"/>
    <w:rsid w:val="00652E31"/>
    <w:rsid w:val="0065359E"/>
    <w:rsid w:val="006536AF"/>
    <w:rsid w:val="006539A4"/>
    <w:rsid w:val="006544EA"/>
    <w:rsid w:val="00654BC9"/>
    <w:rsid w:val="00654D23"/>
    <w:rsid w:val="006552FD"/>
    <w:rsid w:val="00655AAF"/>
    <w:rsid w:val="00655C72"/>
    <w:rsid w:val="0065632B"/>
    <w:rsid w:val="006564A5"/>
    <w:rsid w:val="006567EB"/>
    <w:rsid w:val="00656B27"/>
    <w:rsid w:val="00656F8E"/>
    <w:rsid w:val="0065718D"/>
    <w:rsid w:val="00657FE4"/>
    <w:rsid w:val="00660751"/>
    <w:rsid w:val="006609A1"/>
    <w:rsid w:val="00660ADE"/>
    <w:rsid w:val="00660E7A"/>
    <w:rsid w:val="00661137"/>
    <w:rsid w:val="006612E4"/>
    <w:rsid w:val="00661C38"/>
    <w:rsid w:val="00662340"/>
    <w:rsid w:val="0066242F"/>
    <w:rsid w:val="00662D0E"/>
    <w:rsid w:val="006636DF"/>
    <w:rsid w:val="00663AF3"/>
    <w:rsid w:val="00663C27"/>
    <w:rsid w:val="006641FE"/>
    <w:rsid w:val="00664C13"/>
    <w:rsid w:val="00664CC1"/>
    <w:rsid w:val="00664ED2"/>
    <w:rsid w:val="00665498"/>
    <w:rsid w:val="006655F9"/>
    <w:rsid w:val="00665D82"/>
    <w:rsid w:val="00665F3F"/>
    <w:rsid w:val="00666938"/>
    <w:rsid w:val="006669BF"/>
    <w:rsid w:val="006669C0"/>
    <w:rsid w:val="00666B6C"/>
    <w:rsid w:val="00666BBC"/>
    <w:rsid w:val="00666D85"/>
    <w:rsid w:val="00666DB1"/>
    <w:rsid w:val="00667431"/>
    <w:rsid w:val="0066764C"/>
    <w:rsid w:val="00667660"/>
    <w:rsid w:val="006678A5"/>
    <w:rsid w:val="00667EB5"/>
    <w:rsid w:val="0067037D"/>
    <w:rsid w:val="0067067B"/>
    <w:rsid w:val="006706B2"/>
    <w:rsid w:val="00670A7B"/>
    <w:rsid w:val="0067162A"/>
    <w:rsid w:val="00671756"/>
    <w:rsid w:val="00671AD5"/>
    <w:rsid w:val="00673AFE"/>
    <w:rsid w:val="00674AB2"/>
    <w:rsid w:val="00674C14"/>
    <w:rsid w:val="00674F94"/>
    <w:rsid w:val="00674FD7"/>
    <w:rsid w:val="00674FDC"/>
    <w:rsid w:val="0067576A"/>
    <w:rsid w:val="00675DE1"/>
    <w:rsid w:val="00676033"/>
    <w:rsid w:val="00676176"/>
    <w:rsid w:val="00676398"/>
    <w:rsid w:val="0067648D"/>
    <w:rsid w:val="00677C49"/>
    <w:rsid w:val="00677EA9"/>
    <w:rsid w:val="0068124E"/>
    <w:rsid w:val="00681AB4"/>
    <w:rsid w:val="0068218D"/>
    <w:rsid w:val="0068220A"/>
    <w:rsid w:val="00682682"/>
    <w:rsid w:val="006826F7"/>
    <w:rsid w:val="00682702"/>
    <w:rsid w:val="00682CAE"/>
    <w:rsid w:val="00683C63"/>
    <w:rsid w:val="00683EC0"/>
    <w:rsid w:val="006844F4"/>
    <w:rsid w:val="00684916"/>
    <w:rsid w:val="006849FC"/>
    <w:rsid w:val="00684ADA"/>
    <w:rsid w:val="00685A74"/>
    <w:rsid w:val="00685B42"/>
    <w:rsid w:val="00685EC9"/>
    <w:rsid w:val="0068630F"/>
    <w:rsid w:val="00686792"/>
    <w:rsid w:val="0068769B"/>
    <w:rsid w:val="006904F8"/>
    <w:rsid w:val="006909E1"/>
    <w:rsid w:val="00690B1F"/>
    <w:rsid w:val="00690BD3"/>
    <w:rsid w:val="00690E9C"/>
    <w:rsid w:val="006916D6"/>
    <w:rsid w:val="00691A78"/>
    <w:rsid w:val="00691E6E"/>
    <w:rsid w:val="00692368"/>
    <w:rsid w:val="00692562"/>
    <w:rsid w:val="00693133"/>
    <w:rsid w:val="00693C82"/>
    <w:rsid w:val="00694011"/>
    <w:rsid w:val="006940BE"/>
    <w:rsid w:val="00694964"/>
    <w:rsid w:val="00694F6A"/>
    <w:rsid w:val="00695365"/>
    <w:rsid w:val="00695B62"/>
    <w:rsid w:val="00695D8C"/>
    <w:rsid w:val="00695F5C"/>
    <w:rsid w:val="0069666C"/>
    <w:rsid w:val="0069702F"/>
    <w:rsid w:val="00697061"/>
    <w:rsid w:val="00697518"/>
    <w:rsid w:val="006976A1"/>
    <w:rsid w:val="00697B06"/>
    <w:rsid w:val="00697EAC"/>
    <w:rsid w:val="006A008F"/>
    <w:rsid w:val="006A0261"/>
    <w:rsid w:val="006A0923"/>
    <w:rsid w:val="006A0946"/>
    <w:rsid w:val="006A0B80"/>
    <w:rsid w:val="006A0BE9"/>
    <w:rsid w:val="006A0F3B"/>
    <w:rsid w:val="006A119A"/>
    <w:rsid w:val="006A22DB"/>
    <w:rsid w:val="006A2953"/>
    <w:rsid w:val="006A2B8C"/>
    <w:rsid w:val="006A2EBC"/>
    <w:rsid w:val="006A322B"/>
    <w:rsid w:val="006A3717"/>
    <w:rsid w:val="006A3B67"/>
    <w:rsid w:val="006A48F7"/>
    <w:rsid w:val="006A5848"/>
    <w:rsid w:val="006A5EA0"/>
    <w:rsid w:val="006A783B"/>
    <w:rsid w:val="006A7B33"/>
    <w:rsid w:val="006B085F"/>
    <w:rsid w:val="006B119D"/>
    <w:rsid w:val="006B15CE"/>
    <w:rsid w:val="006B1CFF"/>
    <w:rsid w:val="006B2614"/>
    <w:rsid w:val="006B2839"/>
    <w:rsid w:val="006B2877"/>
    <w:rsid w:val="006B2B0C"/>
    <w:rsid w:val="006B2E97"/>
    <w:rsid w:val="006B3068"/>
    <w:rsid w:val="006B363F"/>
    <w:rsid w:val="006B444E"/>
    <w:rsid w:val="006B4E13"/>
    <w:rsid w:val="006B500D"/>
    <w:rsid w:val="006B5284"/>
    <w:rsid w:val="006B5755"/>
    <w:rsid w:val="006B5999"/>
    <w:rsid w:val="006B75DD"/>
    <w:rsid w:val="006B7AF8"/>
    <w:rsid w:val="006B7C72"/>
    <w:rsid w:val="006B7FCA"/>
    <w:rsid w:val="006C033B"/>
    <w:rsid w:val="006C06F5"/>
    <w:rsid w:val="006C080B"/>
    <w:rsid w:val="006C0D46"/>
    <w:rsid w:val="006C0DD6"/>
    <w:rsid w:val="006C0F9A"/>
    <w:rsid w:val="006C23D9"/>
    <w:rsid w:val="006C27CA"/>
    <w:rsid w:val="006C2870"/>
    <w:rsid w:val="006C2D3F"/>
    <w:rsid w:val="006C355F"/>
    <w:rsid w:val="006C38A2"/>
    <w:rsid w:val="006C3B87"/>
    <w:rsid w:val="006C3F2D"/>
    <w:rsid w:val="006C4B7F"/>
    <w:rsid w:val="006C55F7"/>
    <w:rsid w:val="006C6435"/>
    <w:rsid w:val="006C6774"/>
    <w:rsid w:val="006C67D1"/>
    <w:rsid w:val="006C67E0"/>
    <w:rsid w:val="006C6869"/>
    <w:rsid w:val="006C68DB"/>
    <w:rsid w:val="006C72CB"/>
    <w:rsid w:val="006C755D"/>
    <w:rsid w:val="006C79EA"/>
    <w:rsid w:val="006C7ABA"/>
    <w:rsid w:val="006C7DE8"/>
    <w:rsid w:val="006D0472"/>
    <w:rsid w:val="006D0D60"/>
    <w:rsid w:val="006D0DF1"/>
    <w:rsid w:val="006D0FAF"/>
    <w:rsid w:val="006D1122"/>
    <w:rsid w:val="006D1EF3"/>
    <w:rsid w:val="006D2875"/>
    <w:rsid w:val="006D3297"/>
    <w:rsid w:val="006D3493"/>
    <w:rsid w:val="006D3939"/>
    <w:rsid w:val="006D3C00"/>
    <w:rsid w:val="006D3E6B"/>
    <w:rsid w:val="006D4063"/>
    <w:rsid w:val="006D4C67"/>
    <w:rsid w:val="006D519B"/>
    <w:rsid w:val="006D568C"/>
    <w:rsid w:val="006D56FE"/>
    <w:rsid w:val="006D58ED"/>
    <w:rsid w:val="006D58F6"/>
    <w:rsid w:val="006D5AD4"/>
    <w:rsid w:val="006D5CFA"/>
    <w:rsid w:val="006D5D24"/>
    <w:rsid w:val="006D5D60"/>
    <w:rsid w:val="006D5EC6"/>
    <w:rsid w:val="006D6CF4"/>
    <w:rsid w:val="006D725E"/>
    <w:rsid w:val="006D756D"/>
    <w:rsid w:val="006D78AC"/>
    <w:rsid w:val="006D79E6"/>
    <w:rsid w:val="006D7D05"/>
    <w:rsid w:val="006D7D8B"/>
    <w:rsid w:val="006D7FE1"/>
    <w:rsid w:val="006E064D"/>
    <w:rsid w:val="006E1169"/>
    <w:rsid w:val="006E19E3"/>
    <w:rsid w:val="006E1D02"/>
    <w:rsid w:val="006E21CF"/>
    <w:rsid w:val="006E29A4"/>
    <w:rsid w:val="006E3177"/>
    <w:rsid w:val="006E3659"/>
    <w:rsid w:val="006E3675"/>
    <w:rsid w:val="006E3861"/>
    <w:rsid w:val="006E400B"/>
    <w:rsid w:val="006E43FB"/>
    <w:rsid w:val="006E47BD"/>
    <w:rsid w:val="006E4A7F"/>
    <w:rsid w:val="006E4BC0"/>
    <w:rsid w:val="006E51F8"/>
    <w:rsid w:val="006E5431"/>
    <w:rsid w:val="006E5475"/>
    <w:rsid w:val="006E5555"/>
    <w:rsid w:val="006E5946"/>
    <w:rsid w:val="006E59B6"/>
    <w:rsid w:val="006E5E3E"/>
    <w:rsid w:val="006E6321"/>
    <w:rsid w:val="006E6B4D"/>
    <w:rsid w:val="006E6C5E"/>
    <w:rsid w:val="006E724A"/>
    <w:rsid w:val="006E7579"/>
    <w:rsid w:val="006F0088"/>
    <w:rsid w:val="006F03C7"/>
    <w:rsid w:val="006F0A8D"/>
    <w:rsid w:val="006F0FC2"/>
    <w:rsid w:val="006F1072"/>
    <w:rsid w:val="006F1484"/>
    <w:rsid w:val="006F1B04"/>
    <w:rsid w:val="006F1F1F"/>
    <w:rsid w:val="006F30FA"/>
    <w:rsid w:val="006F31DE"/>
    <w:rsid w:val="006F3531"/>
    <w:rsid w:val="006F37E4"/>
    <w:rsid w:val="006F38FF"/>
    <w:rsid w:val="006F3A77"/>
    <w:rsid w:val="006F4099"/>
    <w:rsid w:val="006F47C8"/>
    <w:rsid w:val="006F48C9"/>
    <w:rsid w:val="006F4B8B"/>
    <w:rsid w:val="006F4E87"/>
    <w:rsid w:val="006F5A16"/>
    <w:rsid w:val="006F5DF8"/>
    <w:rsid w:val="006F5FA8"/>
    <w:rsid w:val="006F67C2"/>
    <w:rsid w:val="006F70A4"/>
    <w:rsid w:val="006F7BBD"/>
    <w:rsid w:val="007007BA"/>
    <w:rsid w:val="00700D82"/>
    <w:rsid w:val="00701E3D"/>
    <w:rsid w:val="00701EE1"/>
    <w:rsid w:val="0070204A"/>
    <w:rsid w:val="00702149"/>
    <w:rsid w:val="00702478"/>
    <w:rsid w:val="007024A0"/>
    <w:rsid w:val="007029F9"/>
    <w:rsid w:val="00702A7C"/>
    <w:rsid w:val="00702FB6"/>
    <w:rsid w:val="007030A0"/>
    <w:rsid w:val="0070435C"/>
    <w:rsid w:val="00704696"/>
    <w:rsid w:val="007047EC"/>
    <w:rsid w:val="00704DF6"/>
    <w:rsid w:val="00705696"/>
    <w:rsid w:val="007057F2"/>
    <w:rsid w:val="00705A64"/>
    <w:rsid w:val="0070630B"/>
    <w:rsid w:val="0070651C"/>
    <w:rsid w:val="007069A4"/>
    <w:rsid w:val="00706CB1"/>
    <w:rsid w:val="00706E07"/>
    <w:rsid w:val="00706FD7"/>
    <w:rsid w:val="007071BE"/>
    <w:rsid w:val="00707D0D"/>
    <w:rsid w:val="00711778"/>
    <w:rsid w:val="007118DE"/>
    <w:rsid w:val="007119AB"/>
    <w:rsid w:val="00711AF9"/>
    <w:rsid w:val="00711E13"/>
    <w:rsid w:val="00711E15"/>
    <w:rsid w:val="007120D0"/>
    <w:rsid w:val="007131A6"/>
    <w:rsid w:val="007132A3"/>
    <w:rsid w:val="00713867"/>
    <w:rsid w:val="00715D6A"/>
    <w:rsid w:val="007162F5"/>
    <w:rsid w:val="00716358"/>
    <w:rsid w:val="00716421"/>
    <w:rsid w:val="00716489"/>
    <w:rsid w:val="00716A22"/>
    <w:rsid w:val="00716A35"/>
    <w:rsid w:val="00716A57"/>
    <w:rsid w:val="00716F70"/>
    <w:rsid w:val="00717A3D"/>
    <w:rsid w:val="00717E4D"/>
    <w:rsid w:val="00717F7C"/>
    <w:rsid w:val="007201CD"/>
    <w:rsid w:val="00720D38"/>
    <w:rsid w:val="00721748"/>
    <w:rsid w:val="007226CE"/>
    <w:rsid w:val="00722CCA"/>
    <w:rsid w:val="00722CE1"/>
    <w:rsid w:val="007233F0"/>
    <w:rsid w:val="0072360D"/>
    <w:rsid w:val="00723E77"/>
    <w:rsid w:val="00724270"/>
    <w:rsid w:val="0072465B"/>
    <w:rsid w:val="00724A3F"/>
    <w:rsid w:val="00724CA5"/>
    <w:rsid w:val="00724D57"/>
    <w:rsid w:val="00724EFB"/>
    <w:rsid w:val="007253B6"/>
    <w:rsid w:val="00726221"/>
    <w:rsid w:val="007269A8"/>
    <w:rsid w:val="00726EF7"/>
    <w:rsid w:val="007274A7"/>
    <w:rsid w:val="00727EDD"/>
    <w:rsid w:val="00730219"/>
    <w:rsid w:val="007302A9"/>
    <w:rsid w:val="0073067F"/>
    <w:rsid w:val="007308BA"/>
    <w:rsid w:val="00730D37"/>
    <w:rsid w:val="00730FF2"/>
    <w:rsid w:val="00732E8F"/>
    <w:rsid w:val="00733510"/>
    <w:rsid w:val="007335D8"/>
    <w:rsid w:val="0073365B"/>
    <w:rsid w:val="00733942"/>
    <w:rsid w:val="00733FB5"/>
    <w:rsid w:val="00734383"/>
    <w:rsid w:val="007346D4"/>
    <w:rsid w:val="00735FD3"/>
    <w:rsid w:val="0073674A"/>
    <w:rsid w:val="007367B5"/>
    <w:rsid w:val="00736869"/>
    <w:rsid w:val="00736B7E"/>
    <w:rsid w:val="00736C8F"/>
    <w:rsid w:val="00736CD1"/>
    <w:rsid w:val="007376CB"/>
    <w:rsid w:val="00740E5A"/>
    <w:rsid w:val="00741039"/>
    <w:rsid w:val="007412F8"/>
    <w:rsid w:val="007415B9"/>
    <w:rsid w:val="007416A1"/>
    <w:rsid w:val="007419C3"/>
    <w:rsid w:val="00741E65"/>
    <w:rsid w:val="007420FD"/>
    <w:rsid w:val="007426A5"/>
    <w:rsid w:val="00742815"/>
    <w:rsid w:val="0074307D"/>
    <w:rsid w:val="00743328"/>
    <w:rsid w:val="0074387F"/>
    <w:rsid w:val="00743C56"/>
    <w:rsid w:val="00743E72"/>
    <w:rsid w:val="00744481"/>
    <w:rsid w:val="0074465E"/>
    <w:rsid w:val="00744A0F"/>
    <w:rsid w:val="00744F22"/>
    <w:rsid w:val="00745507"/>
    <w:rsid w:val="00745605"/>
    <w:rsid w:val="00745B2D"/>
    <w:rsid w:val="00745B73"/>
    <w:rsid w:val="0074653B"/>
    <w:rsid w:val="007467A7"/>
    <w:rsid w:val="00746896"/>
    <w:rsid w:val="007469DD"/>
    <w:rsid w:val="00746BF4"/>
    <w:rsid w:val="00746F64"/>
    <w:rsid w:val="0074741B"/>
    <w:rsid w:val="007474B3"/>
    <w:rsid w:val="0074759E"/>
    <w:rsid w:val="007478EA"/>
    <w:rsid w:val="00747E77"/>
    <w:rsid w:val="00750CD3"/>
    <w:rsid w:val="0075103E"/>
    <w:rsid w:val="00751E22"/>
    <w:rsid w:val="00751FAA"/>
    <w:rsid w:val="00752BB7"/>
    <w:rsid w:val="00752CB8"/>
    <w:rsid w:val="007533C0"/>
    <w:rsid w:val="00753517"/>
    <w:rsid w:val="007536EB"/>
    <w:rsid w:val="00753D3C"/>
    <w:rsid w:val="0075415C"/>
    <w:rsid w:val="0075449E"/>
    <w:rsid w:val="0075571D"/>
    <w:rsid w:val="00755CB6"/>
    <w:rsid w:val="00755D60"/>
    <w:rsid w:val="00755DE9"/>
    <w:rsid w:val="0075607E"/>
    <w:rsid w:val="007561D5"/>
    <w:rsid w:val="00756516"/>
    <w:rsid w:val="0076055A"/>
    <w:rsid w:val="00760C7D"/>
    <w:rsid w:val="00760CE2"/>
    <w:rsid w:val="00760F3D"/>
    <w:rsid w:val="007612D1"/>
    <w:rsid w:val="0076160A"/>
    <w:rsid w:val="00761C1F"/>
    <w:rsid w:val="00761C9A"/>
    <w:rsid w:val="007621D8"/>
    <w:rsid w:val="007629EE"/>
    <w:rsid w:val="00762EC4"/>
    <w:rsid w:val="00763218"/>
    <w:rsid w:val="007634B0"/>
    <w:rsid w:val="00763502"/>
    <w:rsid w:val="007638B2"/>
    <w:rsid w:val="0076415E"/>
    <w:rsid w:val="00764CB2"/>
    <w:rsid w:val="00764DBE"/>
    <w:rsid w:val="00765323"/>
    <w:rsid w:val="00765911"/>
    <w:rsid w:val="00765FB6"/>
    <w:rsid w:val="00766947"/>
    <w:rsid w:val="0076754E"/>
    <w:rsid w:val="00767D7C"/>
    <w:rsid w:val="00767F36"/>
    <w:rsid w:val="007703E2"/>
    <w:rsid w:val="00770733"/>
    <w:rsid w:val="007707A0"/>
    <w:rsid w:val="007707FA"/>
    <w:rsid w:val="007709C3"/>
    <w:rsid w:val="00770F29"/>
    <w:rsid w:val="00770F5B"/>
    <w:rsid w:val="0077122F"/>
    <w:rsid w:val="0077177D"/>
    <w:rsid w:val="00772415"/>
    <w:rsid w:val="00772925"/>
    <w:rsid w:val="00772A64"/>
    <w:rsid w:val="00772CA0"/>
    <w:rsid w:val="00775003"/>
    <w:rsid w:val="007757C2"/>
    <w:rsid w:val="007758A5"/>
    <w:rsid w:val="0077658E"/>
    <w:rsid w:val="007768B4"/>
    <w:rsid w:val="007768C3"/>
    <w:rsid w:val="00776B22"/>
    <w:rsid w:val="00776E41"/>
    <w:rsid w:val="00776ED9"/>
    <w:rsid w:val="007779A2"/>
    <w:rsid w:val="00777B09"/>
    <w:rsid w:val="00777C51"/>
    <w:rsid w:val="00780294"/>
    <w:rsid w:val="00780315"/>
    <w:rsid w:val="0078034E"/>
    <w:rsid w:val="00780C98"/>
    <w:rsid w:val="00780CC3"/>
    <w:rsid w:val="00781190"/>
    <w:rsid w:val="007815CC"/>
    <w:rsid w:val="007818A8"/>
    <w:rsid w:val="007818FE"/>
    <w:rsid w:val="00781B74"/>
    <w:rsid w:val="007822AB"/>
    <w:rsid w:val="00782AEE"/>
    <w:rsid w:val="00783023"/>
    <w:rsid w:val="00783298"/>
    <w:rsid w:val="00783797"/>
    <w:rsid w:val="007837FC"/>
    <w:rsid w:val="00783804"/>
    <w:rsid w:val="007838A5"/>
    <w:rsid w:val="00783B44"/>
    <w:rsid w:val="00783C28"/>
    <w:rsid w:val="007844CC"/>
    <w:rsid w:val="00784CC4"/>
    <w:rsid w:val="00785EEE"/>
    <w:rsid w:val="00785FEA"/>
    <w:rsid w:val="0078621D"/>
    <w:rsid w:val="0078677C"/>
    <w:rsid w:val="007867FF"/>
    <w:rsid w:val="00786DD8"/>
    <w:rsid w:val="00786F55"/>
    <w:rsid w:val="00787A89"/>
    <w:rsid w:val="007903EC"/>
    <w:rsid w:val="007907A7"/>
    <w:rsid w:val="00790E20"/>
    <w:rsid w:val="0079134D"/>
    <w:rsid w:val="007913AB"/>
    <w:rsid w:val="007914F7"/>
    <w:rsid w:val="00791E9A"/>
    <w:rsid w:val="00791FC4"/>
    <w:rsid w:val="00791FC5"/>
    <w:rsid w:val="00792391"/>
    <w:rsid w:val="0079336C"/>
    <w:rsid w:val="00793650"/>
    <w:rsid w:val="0079385D"/>
    <w:rsid w:val="00793DC6"/>
    <w:rsid w:val="00794186"/>
    <w:rsid w:val="00794776"/>
    <w:rsid w:val="00794CEC"/>
    <w:rsid w:val="0079520E"/>
    <w:rsid w:val="007956BF"/>
    <w:rsid w:val="00795C9D"/>
    <w:rsid w:val="00795CEC"/>
    <w:rsid w:val="007967ED"/>
    <w:rsid w:val="007968AF"/>
    <w:rsid w:val="00796C9C"/>
    <w:rsid w:val="00796D53"/>
    <w:rsid w:val="00796D5C"/>
    <w:rsid w:val="007979E8"/>
    <w:rsid w:val="00797E31"/>
    <w:rsid w:val="00797E81"/>
    <w:rsid w:val="007A0043"/>
    <w:rsid w:val="007A2063"/>
    <w:rsid w:val="007A2093"/>
    <w:rsid w:val="007A21FB"/>
    <w:rsid w:val="007A22E7"/>
    <w:rsid w:val="007A24A0"/>
    <w:rsid w:val="007A24C0"/>
    <w:rsid w:val="007A38B5"/>
    <w:rsid w:val="007A3EFD"/>
    <w:rsid w:val="007A3F2A"/>
    <w:rsid w:val="007A406D"/>
    <w:rsid w:val="007A4616"/>
    <w:rsid w:val="007A48C8"/>
    <w:rsid w:val="007A4CE3"/>
    <w:rsid w:val="007A5383"/>
    <w:rsid w:val="007A549E"/>
    <w:rsid w:val="007A5586"/>
    <w:rsid w:val="007A5FE4"/>
    <w:rsid w:val="007A639A"/>
    <w:rsid w:val="007A6668"/>
    <w:rsid w:val="007A70EB"/>
    <w:rsid w:val="007A76DC"/>
    <w:rsid w:val="007A7710"/>
    <w:rsid w:val="007A77EF"/>
    <w:rsid w:val="007A797B"/>
    <w:rsid w:val="007B040B"/>
    <w:rsid w:val="007B089B"/>
    <w:rsid w:val="007B098B"/>
    <w:rsid w:val="007B1150"/>
    <w:rsid w:val="007B13EE"/>
    <w:rsid w:val="007B1625"/>
    <w:rsid w:val="007B1A53"/>
    <w:rsid w:val="007B1E24"/>
    <w:rsid w:val="007B22C9"/>
    <w:rsid w:val="007B2513"/>
    <w:rsid w:val="007B28CE"/>
    <w:rsid w:val="007B2D4C"/>
    <w:rsid w:val="007B310C"/>
    <w:rsid w:val="007B3AC4"/>
    <w:rsid w:val="007B3EDC"/>
    <w:rsid w:val="007B4381"/>
    <w:rsid w:val="007B44FC"/>
    <w:rsid w:val="007B5141"/>
    <w:rsid w:val="007B52B5"/>
    <w:rsid w:val="007B5C1B"/>
    <w:rsid w:val="007B6CD6"/>
    <w:rsid w:val="007B6D00"/>
    <w:rsid w:val="007B6F53"/>
    <w:rsid w:val="007B6F91"/>
    <w:rsid w:val="007B706E"/>
    <w:rsid w:val="007B71EB"/>
    <w:rsid w:val="007B7DCC"/>
    <w:rsid w:val="007C0200"/>
    <w:rsid w:val="007C0CD1"/>
    <w:rsid w:val="007C0D06"/>
    <w:rsid w:val="007C0F6E"/>
    <w:rsid w:val="007C1217"/>
    <w:rsid w:val="007C21DC"/>
    <w:rsid w:val="007C2352"/>
    <w:rsid w:val="007C3085"/>
    <w:rsid w:val="007C30F8"/>
    <w:rsid w:val="007C4291"/>
    <w:rsid w:val="007C481C"/>
    <w:rsid w:val="007C4945"/>
    <w:rsid w:val="007C4FE0"/>
    <w:rsid w:val="007C5B8D"/>
    <w:rsid w:val="007C606E"/>
    <w:rsid w:val="007C6205"/>
    <w:rsid w:val="007C637E"/>
    <w:rsid w:val="007C652A"/>
    <w:rsid w:val="007C686A"/>
    <w:rsid w:val="007C6927"/>
    <w:rsid w:val="007C6CB9"/>
    <w:rsid w:val="007C728E"/>
    <w:rsid w:val="007C7DA9"/>
    <w:rsid w:val="007C7FE8"/>
    <w:rsid w:val="007D108E"/>
    <w:rsid w:val="007D179A"/>
    <w:rsid w:val="007D19C6"/>
    <w:rsid w:val="007D1AB0"/>
    <w:rsid w:val="007D1E6A"/>
    <w:rsid w:val="007D1ECC"/>
    <w:rsid w:val="007D1F1C"/>
    <w:rsid w:val="007D2285"/>
    <w:rsid w:val="007D22E5"/>
    <w:rsid w:val="007D230E"/>
    <w:rsid w:val="007D2A95"/>
    <w:rsid w:val="007D2BA1"/>
    <w:rsid w:val="007D2C53"/>
    <w:rsid w:val="007D2CAC"/>
    <w:rsid w:val="007D34E1"/>
    <w:rsid w:val="007D3CFB"/>
    <w:rsid w:val="007D3D60"/>
    <w:rsid w:val="007D442F"/>
    <w:rsid w:val="007D4A17"/>
    <w:rsid w:val="007D4A5D"/>
    <w:rsid w:val="007D4D01"/>
    <w:rsid w:val="007D51B2"/>
    <w:rsid w:val="007D52B9"/>
    <w:rsid w:val="007D5BBA"/>
    <w:rsid w:val="007D5CD2"/>
    <w:rsid w:val="007D670E"/>
    <w:rsid w:val="007D704C"/>
    <w:rsid w:val="007D7B14"/>
    <w:rsid w:val="007E0EF2"/>
    <w:rsid w:val="007E11A8"/>
    <w:rsid w:val="007E12DE"/>
    <w:rsid w:val="007E13BB"/>
    <w:rsid w:val="007E1442"/>
    <w:rsid w:val="007E1980"/>
    <w:rsid w:val="007E29F0"/>
    <w:rsid w:val="007E2DEC"/>
    <w:rsid w:val="007E2EF4"/>
    <w:rsid w:val="007E2F6A"/>
    <w:rsid w:val="007E3A55"/>
    <w:rsid w:val="007E3CA4"/>
    <w:rsid w:val="007E43AD"/>
    <w:rsid w:val="007E4A06"/>
    <w:rsid w:val="007E4B76"/>
    <w:rsid w:val="007E531E"/>
    <w:rsid w:val="007E5425"/>
    <w:rsid w:val="007E54C4"/>
    <w:rsid w:val="007E5E6B"/>
    <w:rsid w:val="007E5EA8"/>
    <w:rsid w:val="007E6461"/>
    <w:rsid w:val="007E66E0"/>
    <w:rsid w:val="007E6DA5"/>
    <w:rsid w:val="007E6EE4"/>
    <w:rsid w:val="007E7E4D"/>
    <w:rsid w:val="007E7E77"/>
    <w:rsid w:val="007F0016"/>
    <w:rsid w:val="007F0093"/>
    <w:rsid w:val="007F0CF1"/>
    <w:rsid w:val="007F12A5"/>
    <w:rsid w:val="007F2126"/>
    <w:rsid w:val="007F21C2"/>
    <w:rsid w:val="007F29E2"/>
    <w:rsid w:val="007F2AAD"/>
    <w:rsid w:val="007F2ADB"/>
    <w:rsid w:val="007F3EAE"/>
    <w:rsid w:val="007F4950"/>
    <w:rsid w:val="007F4CF1"/>
    <w:rsid w:val="007F4F63"/>
    <w:rsid w:val="007F5275"/>
    <w:rsid w:val="007F6035"/>
    <w:rsid w:val="007F673E"/>
    <w:rsid w:val="007F6F52"/>
    <w:rsid w:val="007F70BD"/>
    <w:rsid w:val="007F71CA"/>
    <w:rsid w:val="007F758D"/>
    <w:rsid w:val="007F776B"/>
    <w:rsid w:val="007F79A5"/>
    <w:rsid w:val="007F7D52"/>
    <w:rsid w:val="00800024"/>
    <w:rsid w:val="0080050D"/>
    <w:rsid w:val="008019CD"/>
    <w:rsid w:val="008031BF"/>
    <w:rsid w:val="00804A3E"/>
    <w:rsid w:val="00804DB8"/>
    <w:rsid w:val="00804DF6"/>
    <w:rsid w:val="008058F0"/>
    <w:rsid w:val="00805BAC"/>
    <w:rsid w:val="0080654C"/>
    <w:rsid w:val="008067EB"/>
    <w:rsid w:val="008068EE"/>
    <w:rsid w:val="00806EFC"/>
    <w:rsid w:val="008071C6"/>
    <w:rsid w:val="0080756C"/>
    <w:rsid w:val="008079BB"/>
    <w:rsid w:val="00810147"/>
    <w:rsid w:val="0081027E"/>
    <w:rsid w:val="00810B66"/>
    <w:rsid w:val="008110E0"/>
    <w:rsid w:val="00811252"/>
    <w:rsid w:val="0081192D"/>
    <w:rsid w:val="00812817"/>
    <w:rsid w:val="00812D2D"/>
    <w:rsid w:val="00813696"/>
    <w:rsid w:val="008141CE"/>
    <w:rsid w:val="0081420A"/>
    <w:rsid w:val="0081448E"/>
    <w:rsid w:val="008149ED"/>
    <w:rsid w:val="00814A97"/>
    <w:rsid w:val="00814AD3"/>
    <w:rsid w:val="00815058"/>
    <w:rsid w:val="00815135"/>
    <w:rsid w:val="008153A2"/>
    <w:rsid w:val="00815C0B"/>
    <w:rsid w:val="00815CD9"/>
    <w:rsid w:val="00815E62"/>
    <w:rsid w:val="00816165"/>
    <w:rsid w:val="00817666"/>
    <w:rsid w:val="00817A00"/>
    <w:rsid w:val="00817D56"/>
    <w:rsid w:val="00820134"/>
    <w:rsid w:val="0082022E"/>
    <w:rsid w:val="008205EC"/>
    <w:rsid w:val="00820796"/>
    <w:rsid w:val="00820DC0"/>
    <w:rsid w:val="00821279"/>
    <w:rsid w:val="00821EAC"/>
    <w:rsid w:val="00823411"/>
    <w:rsid w:val="008239DB"/>
    <w:rsid w:val="0082478B"/>
    <w:rsid w:val="0082511E"/>
    <w:rsid w:val="00825C30"/>
    <w:rsid w:val="00825FC2"/>
    <w:rsid w:val="008266CE"/>
    <w:rsid w:val="0082697C"/>
    <w:rsid w:val="00826D0C"/>
    <w:rsid w:val="0083034A"/>
    <w:rsid w:val="008307C7"/>
    <w:rsid w:val="008326EB"/>
    <w:rsid w:val="008326F4"/>
    <w:rsid w:val="0083281A"/>
    <w:rsid w:val="00833616"/>
    <w:rsid w:val="008344EB"/>
    <w:rsid w:val="00834B45"/>
    <w:rsid w:val="00834BFE"/>
    <w:rsid w:val="008351AB"/>
    <w:rsid w:val="00835ABE"/>
    <w:rsid w:val="00835DB3"/>
    <w:rsid w:val="00835DE4"/>
    <w:rsid w:val="00835E01"/>
    <w:rsid w:val="0083617B"/>
    <w:rsid w:val="00836612"/>
    <w:rsid w:val="008371BD"/>
    <w:rsid w:val="00837202"/>
    <w:rsid w:val="00837DC1"/>
    <w:rsid w:val="008405D0"/>
    <w:rsid w:val="0084087A"/>
    <w:rsid w:val="00840980"/>
    <w:rsid w:val="00840B11"/>
    <w:rsid w:val="0084108F"/>
    <w:rsid w:val="00841454"/>
    <w:rsid w:val="00841713"/>
    <w:rsid w:val="00842A13"/>
    <w:rsid w:val="00842F57"/>
    <w:rsid w:val="008431C7"/>
    <w:rsid w:val="00843720"/>
    <w:rsid w:val="00843865"/>
    <w:rsid w:val="008452D5"/>
    <w:rsid w:val="008455D4"/>
    <w:rsid w:val="00845A79"/>
    <w:rsid w:val="00845FF1"/>
    <w:rsid w:val="00846274"/>
    <w:rsid w:val="0084695F"/>
    <w:rsid w:val="00846D1D"/>
    <w:rsid w:val="00846D22"/>
    <w:rsid w:val="008470D1"/>
    <w:rsid w:val="008472AD"/>
    <w:rsid w:val="00847611"/>
    <w:rsid w:val="00847881"/>
    <w:rsid w:val="00847BFC"/>
    <w:rsid w:val="008504A8"/>
    <w:rsid w:val="008504E5"/>
    <w:rsid w:val="008510C4"/>
    <w:rsid w:val="0085200D"/>
    <w:rsid w:val="0085208A"/>
    <w:rsid w:val="008522D2"/>
    <w:rsid w:val="0085282E"/>
    <w:rsid w:val="00852841"/>
    <w:rsid w:val="008529B7"/>
    <w:rsid w:val="008535E3"/>
    <w:rsid w:val="00853759"/>
    <w:rsid w:val="00853A2E"/>
    <w:rsid w:val="008545F1"/>
    <w:rsid w:val="00854693"/>
    <w:rsid w:val="008552ED"/>
    <w:rsid w:val="00856100"/>
    <w:rsid w:val="00856DA4"/>
    <w:rsid w:val="00857034"/>
    <w:rsid w:val="008571B5"/>
    <w:rsid w:val="008571ED"/>
    <w:rsid w:val="00857A4E"/>
    <w:rsid w:val="0086034E"/>
    <w:rsid w:val="008603B5"/>
    <w:rsid w:val="00860A46"/>
    <w:rsid w:val="008615F9"/>
    <w:rsid w:val="00861867"/>
    <w:rsid w:val="00861DE1"/>
    <w:rsid w:val="00861E1C"/>
    <w:rsid w:val="008623A7"/>
    <w:rsid w:val="008627AD"/>
    <w:rsid w:val="00862F85"/>
    <w:rsid w:val="0086305A"/>
    <w:rsid w:val="008630CA"/>
    <w:rsid w:val="00863313"/>
    <w:rsid w:val="008634DF"/>
    <w:rsid w:val="00863771"/>
    <w:rsid w:val="00863B61"/>
    <w:rsid w:val="00864022"/>
    <w:rsid w:val="008640DA"/>
    <w:rsid w:val="00864E0A"/>
    <w:rsid w:val="00867D5E"/>
    <w:rsid w:val="008702E8"/>
    <w:rsid w:val="00871834"/>
    <w:rsid w:val="0087198C"/>
    <w:rsid w:val="00871E17"/>
    <w:rsid w:val="00872255"/>
    <w:rsid w:val="00872C1F"/>
    <w:rsid w:val="00872F72"/>
    <w:rsid w:val="00873111"/>
    <w:rsid w:val="0087384E"/>
    <w:rsid w:val="00873983"/>
    <w:rsid w:val="00873B30"/>
    <w:rsid w:val="00873B42"/>
    <w:rsid w:val="00873FFF"/>
    <w:rsid w:val="00875BCE"/>
    <w:rsid w:val="0087628C"/>
    <w:rsid w:val="0087681A"/>
    <w:rsid w:val="00876832"/>
    <w:rsid w:val="00876D72"/>
    <w:rsid w:val="00876DD0"/>
    <w:rsid w:val="00877AB1"/>
    <w:rsid w:val="00877CCA"/>
    <w:rsid w:val="00877CEA"/>
    <w:rsid w:val="00880C48"/>
    <w:rsid w:val="0088136C"/>
    <w:rsid w:val="00881AA5"/>
    <w:rsid w:val="00882C1E"/>
    <w:rsid w:val="00882E72"/>
    <w:rsid w:val="00882E9B"/>
    <w:rsid w:val="00883D74"/>
    <w:rsid w:val="0088471C"/>
    <w:rsid w:val="00884AB5"/>
    <w:rsid w:val="0088534A"/>
    <w:rsid w:val="00885392"/>
    <w:rsid w:val="008856D8"/>
    <w:rsid w:val="00885D5C"/>
    <w:rsid w:val="00886038"/>
    <w:rsid w:val="0088629F"/>
    <w:rsid w:val="00886D05"/>
    <w:rsid w:val="00887428"/>
    <w:rsid w:val="00887ADE"/>
    <w:rsid w:val="00887B1E"/>
    <w:rsid w:val="008900F5"/>
    <w:rsid w:val="0089033A"/>
    <w:rsid w:val="00890918"/>
    <w:rsid w:val="00891377"/>
    <w:rsid w:val="008915D6"/>
    <w:rsid w:val="00891A60"/>
    <w:rsid w:val="00891D27"/>
    <w:rsid w:val="008924B1"/>
    <w:rsid w:val="0089250E"/>
    <w:rsid w:val="00892E82"/>
    <w:rsid w:val="00893238"/>
    <w:rsid w:val="00893518"/>
    <w:rsid w:val="008940DF"/>
    <w:rsid w:val="00894B60"/>
    <w:rsid w:val="00894E1C"/>
    <w:rsid w:val="00895C96"/>
    <w:rsid w:val="00896695"/>
    <w:rsid w:val="008971A5"/>
    <w:rsid w:val="008978D3"/>
    <w:rsid w:val="00897B65"/>
    <w:rsid w:val="00897B93"/>
    <w:rsid w:val="008A026C"/>
    <w:rsid w:val="008A063E"/>
    <w:rsid w:val="008A0850"/>
    <w:rsid w:val="008A0939"/>
    <w:rsid w:val="008A099C"/>
    <w:rsid w:val="008A0C56"/>
    <w:rsid w:val="008A0E0C"/>
    <w:rsid w:val="008A1097"/>
    <w:rsid w:val="008A126E"/>
    <w:rsid w:val="008A14B8"/>
    <w:rsid w:val="008A1BD6"/>
    <w:rsid w:val="008A200A"/>
    <w:rsid w:val="008A2189"/>
    <w:rsid w:val="008A2236"/>
    <w:rsid w:val="008A23B2"/>
    <w:rsid w:val="008A31F7"/>
    <w:rsid w:val="008A368A"/>
    <w:rsid w:val="008A453E"/>
    <w:rsid w:val="008A47F4"/>
    <w:rsid w:val="008A4AF4"/>
    <w:rsid w:val="008A52BE"/>
    <w:rsid w:val="008A5332"/>
    <w:rsid w:val="008A5626"/>
    <w:rsid w:val="008A5D7C"/>
    <w:rsid w:val="008A6A5D"/>
    <w:rsid w:val="008A72BF"/>
    <w:rsid w:val="008A7C1D"/>
    <w:rsid w:val="008B095F"/>
    <w:rsid w:val="008B0B35"/>
    <w:rsid w:val="008B0D24"/>
    <w:rsid w:val="008B1B74"/>
    <w:rsid w:val="008B25B3"/>
    <w:rsid w:val="008B2930"/>
    <w:rsid w:val="008B2C6C"/>
    <w:rsid w:val="008B2DD6"/>
    <w:rsid w:val="008B2E09"/>
    <w:rsid w:val="008B2F35"/>
    <w:rsid w:val="008B2F81"/>
    <w:rsid w:val="008B3028"/>
    <w:rsid w:val="008B3529"/>
    <w:rsid w:val="008B35E7"/>
    <w:rsid w:val="008B384E"/>
    <w:rsid w:val="008B4347"/>
    <w:rsid w:val="008B4A58"/>
    <w:rsid w:val="008B4C33"/>
    <w:rsid w:val="008B580A"/>
    <w:rsid w:val="008B62D3"/>
    <w:rsid w:val="008B69EA"/>
    <w:rsid w:val="008B6A47"/>
    <w:rsid w:val="008B7091"/>
    <w:rsid w:val="008B7B61"/>
    <w:rsid w:val="008C0263"/>
    <w:rsid w:val="008C06E0"/>
    <w:rsid w:val="008C0C6D"/>
    <w:rsid w:val="008C0E42"/>
    <w:rsid w:val="008C101A"/>
    <w:rsid w:val="008C115A"/>
    <w:rsid w:val="008C16A9"/>
    <w:rsid w:val="008C178F"/>
    <w:rsid w:val="008C1AF1"/>
    <w:rsid w:val="008C1B58"/>
    <w:rsid w:val="008C2958"/>
    <w:rsid w:val="008C2DEB"/>
    <w:rsid w:val="008C3470"/>
    <w:rsid w:val="008C393B"/>
    <w:rsid w:val="008C39AE"/>
    <w:rsid w:val="008C49F9"/>
    <w:rsid w:val="008C4A5E"/>
    <w:rsid w:val="008C4CE8"/>
    <w:rsid w:val="008C4EC1"/>
    <w:rsid w:val="008C50C2"/>
    <w:rsid w:val="008C54AC"/>
    <w:rsid w:val="008C57B4"/>
    <w:rsid w:val="008C590D"/>
    <w:rsid w:val="008C590E"/>
    <w:rsid w:val="008C5C1E"/>
    <w:rsid w:val="008C6215"/>
    <w:rsid w:val="008C6A0E"/>
    <w:rsid w:val="008C6A26"/>
    <w:rsid w:val="008C6F36"/>
    <w:rsid w:val="008C7278"/>
    <w:rsid w:val="008C79AD"/>
    <w:rsid w:val="008C79F1"/>
    <w:rsid w:val="008D01AA"/>
    <w:rsid w:val="008D1D25"/>
    <w:rsid w:val="008D2004"/>
    <w:rsid w:val="008D2035"/>
    <w:rsid w:val="008D2716"/>
    <w:rsid w:val="008D29EB"/>
    <w:rsid w:val="008D2EC0"/>
    <w:rsid w:val="008D355F"/>
    <w:rsid w:val="008D3A94"/>
    <w:rsid w:val="008D3CED"/>
    <w:rsid w:val="008D3E58"/>
    <w:rsid w:val="008D3EA9"/>
    <w:rsid w:val="008D4178"/>
    <w:rsid w:val="008D4ACF"/>
    <w:rsid w:val="008D575C"/>
    <w:rsid w:val="008D5B0F"/>
    <w:rsid w:val="008D6514"/>
    <w:rsid w:val="008D656B"/>
    <w:rsid w:val="008D6961"/>
    <w:rsid w:val="008D711C"/>
    <w:rsid w:val="008E031B"/>
    <w:rsid w:val="008E10C2"/>
    <w:rsid w:val="008E1235"/>
    <w:rsid w:val="008E199A"/>
    <w:rsid w:val="008E23E0"/>
    <w:rsid w:val="008E26A2"/>
    <w:rsid w:val="008E2A16"/>
    <w:rsid w:val="008E2AB7"/>
    <w:rsid w:val="008E2E0A"/>
    <w:rsid w:val="008E32FC"/>
    <w:rsid w:val="008E38D1"/>
    <w:rsid w:val="008E3AF1"/>
    <w:rsid w:val="008E3E95"/>
    <w:rsid w:val="008E4715"/>
    <w:rsid w:val="008E554A"/>
    <w:rsid w:val="008E55D1"/>
    <w:rsid w:val="008E5FC1"/>
    <w:rsid w:val="008E61E8"/>
    <w:rsid w:val="008E68AE"/>
    <w:rsid w:val="008E6E69"/>
    <w:rsid w:val="008E7029"/>
    <w:rsid w:val="008E71C3"/>
    <w:rsid w:val="008E7319"/>
    <w:rsid w:val="008E74D7"/>
    <w:rsid w:val="008E7806"/>
    <w:rsid w:val="008E7BB9"/>
    <w:rsid w:val="008E7EF6"/>
    <w:rsid w:val="008F001B"/>
    <w:rsid w:val="008F0045"/>
    <w:rsid w:val="008F095E"/>
    <w:rsid w:val="008F0C05"/>
    <w:rsid w:val="008F1025"/>
    <w:rsid w:val="008F12F4"/>
    <w:rsid w:val="008F1847"/>
    <w:rsid w:val="008F1DF8"/>
    <w:rsid w:val="008F1EE7"/>
    <w:rsid w:val="008F1F98"/>
    <w:rsid w:val="008F226A"/>
    <w:rsid w:val="008F2299"/>
    <w:rsid w:val="008F2737"/>
    <w:rsid w:val="008F2FA3"/>
    <w:rsid w:val="008F32B4"/>
    <w:rsid w:val="008F34D1"/>
    <w:rsid w:val="008F39D0"/>
    <w:rsid w:val="008F39E1"/>
    <w:rsid w:val="008F4BA9"/>
    <w:rsid w:val="008F5D38"/>
    <w:rsid w:val="008F5EFF"/>
    <w:rsid w:val="008F5F4C"/>
    <w:rsid w:val="008F61E8"/>
    <w:rsid w:val="008F65FF"/>
    <w:rsid w:val="008F6758"/>
    <w:rsid w:val="008F7B72"/>
    <w:rsid w:val="008F7CB2"/>
    <w:rsid w:val="0090065C"/>
    <w:rsid w:val="009011A4"/>
    <w:rsid w:val="0090150A"/>
    <w:rsid w:val="00901FE6"/>
    <w:rsid w:val="00902847"/>
    <w:rsid w:val="00902B29"/>
    <w:rsid w:val="00903013"/>
    <w:rsid w:val="00903038"/>
    <w:rsid w:val="0090356F"/>
    <w:rsid w:val="0090367A"/>
    <w:rsid w:val="009040DD"/>
    <w:rsid w:val="00904242"/>
    <w:rsid w:val="00904304"/>
    <w:rsid w:val="009047A4"/>
    <w:rsid w:val="0090563B"/>
    <w:rsid w:val="00905AFA"/>
    <w:rsid w:val="00905B47"/>
    <w:rsid w:val="0090623E"/>
    <w:rsid w:val="00906822"/>
    <w:rsid w:val="009073DB"/>
    <w:rsid w:val="009107A6"/>
    <w:rsid w:val="00910BFB"/>
    <w:rsid w:val="009112D2"/>
    <w:rsid w:val="00911371"/>
    <w:rsid w:val="00911619"/>
    <w:rsid w:val="009117FC"/>
    <w:rsid w:val="009118E0"/>
    <w:rsid w:val="00911C0C"/>
    <w:rsid w:val="0091239E"/>
    <w:rsid w:val="009124EA"/>
    <w:rsid w:val="00912841"/>
    <w:rsid w:val="0091331C"/>
    <w:rsid w:val="009134D7"/>
    <w:rsid w:val="0091359C"/>
    <w:rsid w:val="00913AF7"/>
    <w:rsid w:val="00913FBE"/>
    <w:rsid w:val="009142DC"/>
    <w:rsid w:val="00914A3B"/>
    <w:rsid w:val="00914F31"/>
    <w:rsid w:val="00914F3C"/>
    <w:rsid w:val="00915374"/>
    <w:rsid w:val="00915DF9"/>
    <w:rsid w:val="0091673A"/>
    <w:rsid w:val="00916B01"/>
    <w:rsid w:val="00916C11"/>
    <w:rsid w:val="00916C55"/>
    <w:rsid w:val="00916CFB"/>
    <w:rsid w:val="00916EB1"/>
    <w:rsid w:val="00917434"/>
    <w:rsid w:val="00917B4C"/>
    <w:rsid w:val="00917C92"/>
    <w:rsid w:val="00920B5F"/>
    <w:rsid w:val="0092108A"/>
    <w:rsid w:val="0092198E"/>
    <w:rsid w:val="00921CB3"/>
    <w:rsid w:val="009224D5"/>
    <w:rsid w:val="00922CF4"/>
    <w:rsid w:val="009237D5"/>
    <w:rsid w:val="00923CCE"/>
    <w:rsid w:val="00923E11"/>
    <w:rsid w:val="00924078"/>
    <w:rsid w:val="0092407E"/>
    <w:rsid w:val="00924150"/>
    <w:rsid w:val="0092527E"/>
    <w:rsid w:val="009253D8"/>
    <w:rsid w:val="00926076"/>
    <w:rsid w:val="00926437"/>
    <w:rsid w:val="00926580"/>
    <w:rsid w:val="00926E67"/>
    <w:rsid w:val="00926ED5"/>
    <w:rsid w:val="009271FF"/>
    <w:rsid w:val="00927426"/>
    <w:rsid w:val="00927554"/>
    <w:rsid w:val="009279DE"/>
    <w:rsid w:val="00927A08"/>
    <w:rsid w:val="00930116"/>
    <w:rsid w:val="0093096A"/>
    <w:rsid w:val="009309CA"/>
    <w:rsid w:val="00930DC0"/>
    <w:rsid w:val="00930F32"/>
    <w:rsid w:val="00931483"/>
    <w:rsid w:val="00931F94"/>
    <w:rsid w:val="0093267C"/>
    <w:rsid w:val="00932B40"/>
    <w:rsid w:val="0093370B"/>
    <w:rsid w:val="009337FB"/>
    <w:rsid w:val="00933851"/>
    <w:rsid w:val="009351AF"/>
    <w:rsid w:val="00935769"/>
    <w:rsid w:val="00935962"/>
    <w:rsid w:val="00935AA2"/>
    <w:rsid w:val="00935B20"/>
    <w:rsid w:val="009361BD"/>
    <w:rsid w:val="0093662D"/>
    <w:rsid w:val="00936BE9"/>
    <w:rsid w:val="00936FFE"/>
    <w:rsid w:val="00937126"/>
    <w:rsid w:val="009407D2"/>
    <w:rsid w:val="00940B84"/>
    <w:rsid w:val="00941318"/>
    <w:rsid w:val="00942040"/>
    <w:rsid w:val="009420AD"/>
    <w:rsid w:val="0094212C"/>
    <w:rsid w:val="00942187"/>
    <w:rsid w:val="009422EF"/>
    <w:rsid w:val="009424C1"/>
    <w:rsid w:val="00942C76"/>
    <w:rsid w:val="009436ED"/>
    <w:rsid w:val="00943AAC"/>
    <w:rsid w:val="00943D43"/>
    <w:rsid w:val="00944022"/>
    <w:rsid w:val="00944AC6"/>
    <w:rsid w:val="00944D2A"/>
    <w:rsid w:val="00945BD6"/>
    <w:rsid w:val="00945F7A"/>
    <w:rsid w:val="00946427"/>
    <w:rsid w:val="00946DE6"/>
    <w:rsid w:val="00947189"/>
    <w:rsid w:val="009471D1"/>
    <w:rsid w:val="00947262"/>
    <w:rsid w:val="00947689"/>
    <w:rsid w:val="009477CA"/>
    <w:rsid w:val="00950264"/>
    <w:rsid w:val="009503F2"/>
    <w:rsid w:val="00951DDD"/>
    <w:rsid w:val="00952453"/>
    <w:rsid w:val="00952A17"/>
    <w:rsid w:val="00952DAE"/>
    <w:rsid w:val="00952E14"/>
    <w:rsid w:val="009532DF"/>
    <w:rsid w:val="009532FC"/>
    <w:rsid w:val="00953C3E"/>
    <w:rsid w:val="00954638"/>
    <w:rsid w:val="00954689"/>
    <w:rsid w:val="00954ABC"/>
    <w:rsid w:val="00954B95"/>
    <w:rsid w:val="00954E9C"/>
    <w:rsid w:val="00955349"/>
    <w:rsid w:val="009554B2"/>
    <w:rsid w:val="009556FC"/>
    <w:rsid w:val="00955855"/>
    <w:rsid w:val="00955CC4"/>
    <w:rsid w:val="0095686D"/>
    <w:rsid w:val="0095694F"/>
    <w:rsid w:val="00956C21"/>
    <w:rsid w:val="00957CD2"/>
    <w:rsid w:val="009603BD"/>
    <w:rsid w:val="0096076C"/>
    <w:rsid w:val="00960FF3"/>
    <w:rsid w:val="009617C9"/>
    <w:rsid w:val="00961C93"/>
    <w:rsid w:val="009623FC"/>
    <w:rsid w:val="009628DF"/>
    <w:rsid w:val="00962ADE"/>
    <w:rsid w:val="00962B86"/>
    <w:rsid w:val="00962CA3"/>
    <w:rsid w:val="00962DB8"/>
    <w:rsid w:val="009631DA"/>
    <w:rsid w:val="009637ED"/>
    <w:rsid w:val="00963B10"/>
    <w:rsid w:val="00964A88"/>
    <w:rsid w:val="00965324"/>
    <w:rsid w:val="00966229"/>
    <w:rsid w:val="00966270"/>
    <w:rsid w:val="0096669E"/>
    <w:rsid w:val="009670F7"/>
    <w:rsid w:val="00967181"/>
    <w:rsid w:val="00967FB1"/>
    <w:rsid w:val="00970797"/>
    <w:rsid w:val="0097091E"/>
    <w:rsid w:val="0097125E"/>
    <w:rsid w:val="0097163C"/>
    <w:rsid w:val="00971C9F"/>
    <w:rsid w:val="00971E0A"/>
    <w:rsid w:val="009722F7"/>
    <w:rsid w:val="00972882"/>
    <w:rsid w:val="00972BE8"/>
    <w:rsid w:val="009731FC"/>
    <w:rsid w:val="009739D7"/>
    <w:rsid w:val="00973DB2"/>
    <w:rsid w:val="00973F3C"/>
    <w:rsid w:val="00974273"/>
    <w:rsid w:val="009747F7"/>
    <w:rsid w:val="009752E7"/>
    <w:rsid w:val="00975323"/>
    <w:rsid w:val="00975452"/>
    <w:rsid w:val="00975DDD"/>
    <w:rsid w:val="00975EFA"/>
    <w:rsid w:val="009760D3"/>
    <w:rsid w:val="009766B7"/>
    <w:rsid w:val="00976810"/>
    <w:rsid w:val="00976F7F"/>
    <w:rsid w:val="00977132"/>
    <w:rsid w:val="0098053B"/>
    <w:rsid w:val="00980632"/>
    <w:rsid w:val="0098080A"/>
    <w:rsid w:val="0098121A"/>
    <w:rsid w:val="00981919"/>
    <w:rsid w:val="00981A4B"/>
    <w:rsid w:val="00982501"/>
    <w:rsid w:val="009826AB"/>
    <w:rsid w:val="00982C93"/>
    <w:rsid w:val="00982ECA"/>
    <w:rsid w:val="0098470A"/>
    <w:rsid w:val="00984980"/>
    <w:rsid w:val="00984B24"/>
    <w:rsid w:val="00985018"/>
    <w:rsid w:val="0098531E"/>
    <w:rsid w:val="009853E4"/>
    <w:rsid w:val="009856AF"/>
    <w:rsid w:val="00985705"/>
    <w:rsid w:val="009859BC"/>
    <w:rsid w:val="00986584"/>
    <w:rsid w:val="009866E5"/>
    <w:rsid w:val="00986A75"/>
    <w:rsid w:val="009877D3"/>
    <w:rsid w:val="00987F77"/>
    <w:rsid w:val="00990944"/>
    <w:rsid w:val="00990A83"/>
    <w:rsid w:val="0099149D"/>
    <w:rsid w:val="00991976"/>
    <w:rsid w:val="00991B47"/>
    <w:rsid w:val="00991C6E"/>
    <w:rsid w:val="00992A5E"/>
    <w:rsid w:val="00992C98"/>
    <w:rsid w:val="00993166"/>
    <w:rsid w:val="00993449"/>
    <w:rsid w:val="00993B1E"/>
    <w:rsid w:val="00993C3C"/>
    <w:rsid w:val="00993D85"/>
    <w:rsid w:val="00993E21"/>
    <w:rsid w:val="0099438F"/>
    <w:rsid w:val="00994631"/>
    <w:rsid w:val="00994E8F"/>
    <w:rsid w:val="009951DC"/>
    <w:rsid w:val="009953A2"/>
    <w:rsid w:val="009955D9"/>
    <w:rsid w:val="009957D7"/>
    <w:rsid w:val="009959BB"/>
    <w:rsid w:val="00995D27"/>
    <w:rsid w:val="00997158"/>
    <w:rsid w:val="00997592"/>
    <w:rsid w:val="00997C15"/>
    <w:rsid w:val="009A060B"/>
    <w:rsid w:val="009A0D26"/>
    <w:rsid w:val="009A1003"/>
    <w:rsid w:val="009A10BB"/>
    <w:rsid w:val="009A17FD"/>
    <w:rsid w:val="009A254C"/>
    <w:rsid w:val="009A2948"/>
    <w:rsid w:val="009A3219"/>
    <w:rsid w:val="009A397B"/>
    <w:rsid w:val="009A3A7C"/>
    <w:rsid w:val="009A3CF6"/>
    <w:rsid w:val="009A4AFC"/>
    <w:rsid w:val="009A4FCE"/>
    <w:rsid w:val="009A5737"/>
    <w:rsid w:val="009A58F6"/>
    <w:rsid w:val="009A594D"/>
    <w:rsid w:val="009A6CC2"/>
    <w:rsid w:val="009A71BA"/>
    <w:rsid w:val="009A763B"/>
    <w:rsid w:val="009A763D"/>
    <w:rsid w:val="009A78C3"/>
    <w:rsid w:val="009A7A03"/>
    <w:rsid w:val="009A7BEA"/>
    <w:rsid w:val="009A7C87"/>
    <w:rsid w:val="009A7FE2"/>
    <w:rsid w:val="009B0304"/>
    <w:rsid w:val="009B035A"/>
    <w:rsid w:val="009B0458"/>
    <w:rsid w:val="009B1954"/>
    <w:rsid w:val="009B2ADB"/>
    <w:rsid w:val="009B31D4"/>
    <w:rsid w:val="009B4139"/>
    <w:rsid w:val="009B46B4"/>
    <w:rsid w:val="009B5507"/>
    <w:rsid w:val="009B5766"/>
    <w:rsid w:val="009B59A4"/>
    <w:rsid w:val="009B603A"/>
    <w:rsid w:val="009B6332"/>
    <w:rsid w:val="009B6886"/>
    <w:rsid w:val="009B72DD"/>
    <w:rsid w:val="009B7700"/>
    <w:rsid w:val="009B7754"/>
    <w:rsid w:val="009B7793"/>
    <w:rsid w:val="009B7A61"/>
    <w:rsid w:val="009B7DBB"/>
    <w:rsid w:val="009C0107"/>
    <w:rsid w:val="009C01DD"/>
    <w:rsid w:val="009C0879"/>
    <w:rsid w:val="009C0985"/>
    <w:rsid w:val="009C09F5"/>
    <w:rsid w:val="009C0E41"/>
    <w:rsid w:val="009C112C"/>
    <w:rsid w:val="009C2304"/>
    <w:rsid w:val="009C2662"/>
    <w:rsid w:val="009C2A6D"/>
    <w:rsid w:val="009C2B0C"/>
    <w:rsid w:val="009C2C48"/>
    <w:rsid w:val="009C2C9B"/>
    <w:rsid w:val="009C2D0E"/>
    <w:rsid w:val="009C2DE0"/>
    <w:rsid w:val="009C31CB"/>
    <w:rsid w:val="009C3605"/>
    <w:rsid w:val="009C3DAC"/>
    <w:rsid w:val="009C3FEB"/>
    <w:rsid w:val="009C42E0"/>
    <w:rsid w:val="009C4486"/>
    <w:rsid w:val="009C46B8"/>
    <w:rsid w:val="009C4B1B"/>
    <w:rsid w:val="009C4D5B"/>
    <w:rsid w:val="009C50A7"/>
    <w:rsid w:val="009C58CF"/>
    <w:rsid w:val="009C5F1B"/>
    <w:rsid w:val="009C7531"/>
    <w:rsid w:val="009C79EA"/>
    <w:rsid w:val="009D0C29"/>
    <w:rsid w:val="009D1E42"/>
    <w:rsid w:val="009D2265"/>
    <w:rsid w:val="009D2292"/>
    <w:rsid w:val="009D26FC"/>
    <w:rsid w:val="009D2BFB"/>
    <w:rsid w:val="009D3D4F"/>
    <w:rsid w:val="009D4120"/>
    <w:rsid w:val="009D4CCA"/>
    <w:rsid w:val="009D51B9"/>
    <w:rsid w:val="009D5362"/>
    <w:rsid w:val="009D5759"/>
    <w:rsid w:val="009D5BC0"/>
    <w:rsid w:val="009D709E"/>
    <w:rsid w:val="009D7640"/>
    <w:rsid w:val="009E084B"/>
    <w:rsid w:val="009E11F6"/>
    <w:rsid w:val="009E1415"/>
    <w:rsid w:val="009E1B54"/>
    <w:rsid w:val="009E27A2"/>
    <w:rsid w:val="009E2ACA"/>
    <w:rsid w:val="009E30B7"/>
    <w:rsid w:val="009E31BB"/>
    <w:rsid w:val="009E37F7"/>
    <w:rsid w:val="009E3E40"/>
    <w:rsid w:val="009E44F3"/>
    <w:rsid w:val="009E45AA"/>
    <w:rsid w:val="009E4807"/>
    <w:rsid w:val="009E4B53"/>
    <w:rsid w:val="009E4B86"/>
    <w:rsid w:val="009E4E06"/>
    <w:rsid w:val="009E4F4B"/>
    <w:rsid w:val="009E55E9"/>
    <w:rsid w:val="009E5836"/>
    <w:rsid w:val="009E5DC1"/>
    <w:rsid w:val="009E5DE6"/>
    <w:rsid w:val="009E5E96"/>
    <w:rsid w:val="009E6113"/>
    <w:rsid w:val="009E6116"/>
    <w:rsid w:val="009E6520"/>
    <w:rsid w:val="009E6A35"/>
    <w:rsid w:val="009E6B1D"/>
    <w:rsid w:val="009E6C08"/>
    <w:rsid w:val="009E72D7"/>
    <w:rsid w:val="009E7582"/>
    <w:rsid w:val="009E76BD"/>
    <w:rsid w:val="009E7744"/>
    <w:rsid w:val="009E7AAC"/>
    <w:rsid w:val="009F07A9"/>
    <w:rsid w:val="009F143D"/>
    <w:rsid w:val="009F16E9"/>
    <w:rsid w:val="009F1AFE"/>
    <w:rsid w:val="009F2559"/>
    <w:rsid w:val="009F282C"/>
    <w:rsid w:val="009F291E"/>
    <w:rsid w:val="009F2C8A"/>
    <w:rsid w:val="009F3BEB"/>
    <w:rsid w:val="009F3F79"/>
    <w:rsid w:val="009F46EE"/>
    <w:rsid w:val="009F516F"/>
    <w:rsid w:val="009F5284"/>
    <w:rsid w:val="009F5415"/>
    <w:rsid w:val="009F5740"/>
    <w:rsid w:val="009F61F5"/>
    <w:rsid w:val="009F6D2A"/>
    <w:rsid w:val="009F6EBB"/>
    <w:rsid w:val="009F6FEA"/>
    <w:rsid w:val="009F70ED"/>
    <w:rsid w:val="00A00D52"/>
    <w:rsid w:val="00A00F5C"/>
    <w:rsid w:val="00A01CEF"/>
    <w:rsid w:val="00A01FA2"/>
    <w:rsid w:val="00A0293C"/>
    <w:rsid w:val="00A02E43"/>
    <w:rsid w:val="00A02FD7"/>
    <w:rsid w:val="00A030E1"/>
    <w:rsid w:val="00A03527"/>
    <w:rsid w:val="00A038DB"/>
    <w:rsid w:val="00A03C76"/>
    <w:rsid w:val="00A045FF"/>
    <w:rsid w:val="00A04B4B"/>
    <w:rsid w:val="00A04D40"/>
    <w:rsid w:val="00A05406"/>
    <w:rsid w:val="00A057CA"/>
    <w:rsid w:val="00A0592D"/>
    <w:rsid w:val="00A0596B"/>
    <w:rsid w:val="00A065F9"/>
    <w:rsid w:val="00A06601"/>
    <w:rsid w:val="00A07F34"/>
    <w:rsid w:val="00A10219"/>
    <w:rsid w:val="00A10693"/>
    <w:rsid w:val="00A109E0"/>
    <w:rsid w:val="00A11151"/>
    <w:rsid w:val="00A11680"/>
    <w:rsid w:val="00A11A2F"/>
    <w:rsid w:val="00A122F7"/>
    <w:rsid w:val="00A126CB"/>
    <w:rsid w:val="00A13003"/>
    <w:rsid w:val="00A13210"/>
    <w:rsid w:val="00A13B7D"/>
    <w:rsid w:val="00A13BBD"/>
    <w:rsid w:val="00A13C1F"/>
    <w:rsid w:val="00A141AD"/>
    <w:rsid w:val="00A14A44"/>
    <w:rsid w:val="00A15FE6"/>
    <w:rsid w:val="00A1651E"/>
    <w:rsid w:val="00A16BA8"/>
    <w:rsid w:val="00A175CB"/>
    <w:rsid w:val="00A17CD0"/>
    <w:rsid w:val="00A205A6"/>
    <w:rsid w:val="00A20AD1"/>
    <w:rsid w:val="00A20E53"/>
    <w:rsid w:val="00A20EC4"/>
    <w:rsid w:val="00A2128F"/>
    <w:rsid w:val="00A21340"/>
    <w:rsid w:val="00A2167E"/>
    <w:rsid w:val="00A21804"/>
    <w:rsid w:val="00A2184D"/>
    <w:rsid w:val="00A21F97"/>
    <w:rsid w:val="00A22154"/>
    <w:rsid w:val="00A22603"/>
    <w:rsid w:val="00A2271F"/>
    <w:rsid w:val="00A22E98"/>
    <w:rsid w:val="00A2332A"/>
    <w:rsid w:val="00A2341C"/>
    <w:rsid w:val="00A2353E"/>
    <w:rsid w:val="00A237D2"/>
    <w:rsid w:val="00A23B93"/>
    <w:rsid w:val="00A247FD"/>
    <w:rsid w:val="00A24EE5"/>
    <w:rsid w:val="00A256E4"/>
    <w:rsid w:val="00A25C38"/>
    <w:rsid w:val="00A27546"/>
    <w:rsid w:val="00A279B3"/>
    <w:rsid w:val="00A27C3B"/>
    <w:rsid w:val="00A27EED"/>
    <w:rsid w:val="00A30207"/>
    <w:rsid w:val="00A3056D"/>
    <w:rsid w:val="00A3058B"/>
    <w:rsid w:val="00A30AE4"/>
    <w:rsid w:val="00A30EB2"/>
    <w:rsid w:val="00A316E6"/>
    <w:rsid w:val="00A3196E"/>
    <w:rsid w:val="00A319A6"/>
    <w:rsid w:val="00A32B41"/>
    <w:rsid w:val="00A333E2"/>
    <w:rsid w:val="00A33F12"/>
    <w:rsid w:val="00A33FEF"/>
    <w:rsid w:val="00A34E9C"/>
    <w:rsid w:val="00A3521D"/>
    <w:rsid w:val="00A353BE"/>
    <w:rsid w:val="00A3575A"/>
    <w:rsid w:val="00A36197"/>
    <w:rsid w:val="00A366AF"/>
    <w:rsid w:val="00A36BBE"/>
    <w:rsid w:val="00A37007"/>
    <w:rsid w:val="00A370F3"/>
    <w:rsid w:val="00A374AD"/>
    <w:rsid w:val="00A37506"/>
    <w:rsid w:val="00A37B28"/>
    <w:rsid w:val="00A40405"/>
    <w:rsid w:val="00A409FF"/>
    <w:rsid w:val="00A42219"/>
    <w:rsid w:val="00A425D6"/>
    <w:rsid w:val="00A42CDC"/>
    <w:rsid w:val="00A4307A"/>
    <w:rsid w:val="00A43AEE"/>
    <w:rsid w:val="00A44104"/>
    <w:rsid w:val="00A44530"/>
    <w:rsid w:val="00A4484F"/>
    <w:rsid w:val="00A44F71"/>
    <w:rsid w:val="00A45450"/>
    <w:rsid w:val="00A45537"/>
    <w:rsid w:val="00A45ABA"/>
    <w:rsid w:val="00A45FFD"/>
    <w:rsid w:val="00A46380"/>
    <w:rsid w:val="00A466DD"/>
    <w:rsid w:val="00A46D72"/>
    <w:rsid w:val="00A4764C"/>
    <w:rsid w:val="00A4789E"/>
    <w:rsid w:val="00A4790E"/>
    <w:rsid w:val="00A47E29"/>
    <w:rsid w:val="00A47EBB"/>
    <w:rsid w:val="00A500A7"/>
    <w:rsid w:val="00A50344"/>
    <w:rsid w:val="00A504B3"/>
    <w:rsid w:val="00A5090E"/>
    <w:rsid w:val="00A50B11"/>
    <w:rsid w:val="00A51252"/>
    <w:rsid w:val="00A51517"/>
    <w:rsid w:val="00A5155C"/>
    <w:rsid w:val="00A518E4"/>
    <w:rsid w:val="00A51CDD"/>
    <w:rsid w:val="00A5261C"/>
    <w:rsid w:val="00A53069"/>
    <w:rsid w:val="00A53167"/>
    <w:rsid w:val="00A539B7"/>
    <w:rsid w:val="00A53D9A"/>
    <w:rsid w:val="00A53E72"/>
    <w:rsid w:val="00A5406D"/>
    <w:rsid w:val="00A563E1"/>
    <w:rsid w:val="00A56CA7"/>
    <w:rsid w:val="00A5705A"/>
    <w:rsid w:val="00A57C91"/>
    <w:rsid w:val="00A60ACB"/>
    <w:rsid w:val="00A61B29"/>
    <w:rsid w:val="00A623BD"/>
    <w:rsid w:val="00A62C69"/>
    <w:rsid w:val="00A634F2"/>
    <w:rsid w:val="00A63EE6"/>
    <w:rsid w:val="00A641CB"/>
    <w:rsid w:val="00A64373"/>
    <w:rsid w:val="00A64465"/>
    <w:rsid w:val="00A644B2"/>
    <w:rsid w:val="00A64639"/>
    <w:rsid w:val="00A648A9"/>
    <w:rsid w:val="00A64CDF"/>
    <w:rsid w:val="00A651DF"/>
    <w:rsid w:val="00A65929"/>
    <w:rsid w:val="00A65A66"/>
    <w:rsid w:val="00A65BFC"/>
    <w:rsid w:val="00A65CAA"/>
    <w:rsid w:val="00A65E25"/>
    <w:rsid w:val="00A65EFC"/>
    <w:rsid w:val="00A66472"/>
    <w:rsid w:val="00A6725E"/>
    <w:rsid w:val="00A6730D"/>
    <w:rsid w:val="00A7010F"/>
    <w:rsid w:val="00A70117"/>
    <w:rsid w:val="00A7030C"/>
    <w:rsid w:val="00A70B0E"/>
    <w:rsid w:val="00A71440"/>
    <w:rsid w:val="00A71625"/>
    <w:rsid w:val="00A71A7B"/>
    <w:rsid w:val="00A71B9B"/>
    <w:rsid w:val="00A71C0F"/>
    <w:rsid w:val="00A71CDB"/>
    <w:rsid w:val="00A7247F"/>
    <w:rsid w:val="00A727B1"/>
    <w:rsid w:val="00A72A2E"/>
    <w:rsid w:val="00A72D45"/>
    <w:rsid w:val="00A72E48"/>
    <w:rsid w:val="00A72F28"/>
    <w:rsid w:val="00A7361B"/>
    <w:rsid w:val="00A741F5"/>
    <w:rsid w:val="00A74DC3"/>
    <w:rsid w:val="00A7505A"/>
    <w:rsid w:val="00A751C7"/>
    <w:rsid w:val="00A75253"/>
    <w:rsid w:val="00A7540A"/>
    <w:rsid w:val="00A754A7"/>
    <w:rsid w:val="00A756F5"/>
    <w:rsid w:val="00A75936"/>
    <w:rsid w:val="00A761AE"/>
    <w:rsid w:val="00A765F4"/>
    <w:rsid w:val="00A76CC8"/>
    <w:rsid w:val="00A76F33"/>
    <w:rsid w:val="00A76FE9"/>
    <w:rsid w:val="00A7736E"/>
    <w:rsid w:val="00A80A36"/>
    <w:rsid w:val="00A80AB5"/>
    <w:rsid w:val="00A810F8"/>
    <w:rsid w:val="00A816C9"/>
    <w:rsid w:val="00A8182C"/>
    <w:rsid w:val="00A81B8A"/>
    <w:rsid w:val="00A82489"/>
    <w:rsid w:val="00A833A6"/>
    <w:rsid w:val="00A83FAD"/>
    <w:rsid w:val="00A84242"/>
    <w:rsid w:val="00A85000"/>
    <w:rsid w:val="00A850B1"/>
    <w:rsid w:val="00A850F8"/>
    <w:rsid w:val="00A853D2"/>
    <w:rsid w:val="00A85445"/>
    <w:rsid w:val="00A856A9"/>
    <w:rsid w:val="00A85963"/>
    <w:rsid w:val="00A85A69"/>
    <w:rsid w:val="00A86AF1"/>
    <w:rsid w:val="00A86D8A"/>
    <w:rsid w:val="00A870D8"/>
    <w:rsid w:val="00A8714B"/>
    <w:rsid w:val="00A872A6"/>
    <w:rsid w:val="00A87844"/>
    <w:rsid w:val="00A90347"/>
    <w:rsid w:val="00A90643"/>
    <w:rsid w:val="00A909B5"/>
    <w:rsid w:val="00A90F49"/>
    <w:rsid w:val="00A913D9"/>
    <w:rsid w:val="00A915AA"/>
    <w:rsid w:val="00A91864"/>
    <w:rsid w:val="00A9267C"/>
    <w:rsid w:val="00A926D6"/>
    <w:rsid w:val="00A9274C"/>
    <w:rsid w:val="00A92D09"/>
    <w:rsid w:val="00A93243"/>
    <w:rsid w:val="00A93695"/>
    <w:rsid w:val="00A93ABB"/>
    <w:rsid w:val="00A94BD6"/>
    <w:rsid w:val="00A94CC9"/>
    <w:rsid w:val="00A952A7"/>
    <w:rsid w:val="00A955D8"/>
    <w:rsid w:val="00A957FC"/>
    <w:rsid w:val="00A95B61"/>
    <w:rsid w:val="00A95CF6"/>
    <w:rsid w:val="00A95F98"/>
    <w:rsid w:val="00A964E8"/>
    <w:rsid w:val="00A96FA3"/>
    <w:rsid w:val="00A96FBC"/>
    <w:rsid w:val="00A97D5B"/>
    <w:rsid w:val="00AA02C9"/>
    <w:rsid w:val="00AA038C"/>
    <w:rsid w:val="00AA050B"/>
    <w:rsid w:val="00AA0DB7"/>
    <w:rsid w:val="00AA123F"/>
    <w:rsid w:val="00AA1AA1"/>
    <w:rsid w:val="00AA2445"/>
    <w:rsid w:val="00AA2A87"/>
    <w:rsid w:val="00AA31CB"/>
    <w:rsid w:val="00AA35F5"/>
    <w:rsid w:val="00AA38E2"/>
    <w:rsid w:val="00AA4A0F"/>
    <w:rsid w:val="00AA5317"/>
    <w:rsid w:val="00AA5963"/>
    <w:rsid w:val="00AA5AFE"/>
    <w:rsid w:val="00AA5EC8"/>
    <w:rsid w:val="00AA649D"/>
    <w:rsid w:val="00AA64B0"/>
    <w:rsid w:val="00AA6507"/>
    <w:rsid w:val="00AA6732"/>
    <w:rsid w:val="00AA7242"/>
    <w:rsid w:val="00AA7415"/>
    <w:rsid w:val="00AA76A5"/>
    <w:rsid w:val="00AA78CA"/>
    <w:rsid w:val="00AA7A09"/>
    <w:rsid w:val="00AA7A63"/>
    <w:rsid w:val="00AA7D33"/>
    <w:rsid w:val="00AA7DD3"/>
    <w:rsid w:val="00AB0271"/>
    <w:rsid w:val="00AB0522"/>
    <w:rsid w:val="00AB106B"/>
    <w:rsid w:val="00AB118F"/>
    <w:rsid w:val="00AB16E3"/>
    <w:rsid w:val="00AB1A7B"/>
    <w:rsid w:val="00AB2378"/>
    <w:rsid w:val="00AB286D"/>
    <w:rsid w:val="00AB2913"/>
    <w:rsid w:val="00AB31F5"/>
    <w:rsid w:val="00AB3957"/>
    <w:rsid w:val="00AB397C"/>
    <w:rsid w:val="00AB3B50"/>
    <w:rsid w:val="00AB3CBB"/>
    <w:rsid w:val="00AB4962"/>
    <w:rsid w:val="00AB56F3"/>
    <w:rsid w:val="00AB5C83"/>
    <w:rsid w:val="00AB7178"/>
    <w:rsid w:val="00AB7980"/>
    <w:rsid w:val="00AB7A9F"/>
    <w:rsid w:val="00AC05B1"/>
    <w:rsid w:val="00AC0790"/>
    <w:rsid w:val="00AC0FFE"/>
    <w:rsid w:val="00AC10B8"/>
    <w:rsid w:val="00AC1E37"/>
    <w:rsid w:val="00AC30D5"/>
    <w:rsid w:val="00AC35F1"/>
    <w:rsid w:val="00AC40D8"/>
    <w:rsid w:val="00AC437B"/>
    <w:rsid w:val="00AC46B6"/>
    <w:rsid w:val="00AC48F8"/>
    <w:rsid w:val="00AC4CF9"/>
    <w:rsid w:val="00AC4F53"/>
    <w:rsid w:val="00AC52D8"/>
    <w:rsid w:val="00AC5A9F"/>
    <w:rsid w:val="00AC5BBE"/>
    <w:rsid w:val="00AC63F2"/>
    <w:rsid w:val="00AC6415"/>
    <w:rsid w:val="00AC7548"/>
    <w:rsid w:val="00AD0381"/>
    <w:rsid w:val="00AD06B7"/>
    <w:rsid w:val="00AD0EB8"/>
    <w:rsid w:val="00AD111B"/>
    <w:rsid w:val="00AD1B20"/>
    <w:rsid w:val="00AD278C"/>
    <w:rsid w:val="00AD2EB9"/>
    <w:rsid w:val="00AD34A5"/>
    <w:rsid w:val="00AD350B"/>
    <w:rsid w:val="00AD356C"/>
    <w:rsid w:val="00AD3D2D"/>
    <w:rsid w:val="00AD4040"/>
    <w:rsid w:val="00AD44B7"/>
    <w:rsid w:val="00AD462A"/>
    <w:rsid w:val="00AD477F"/>
    <w:rsid w:val="00AD4BBB"/>
    <w:rsid w:val="00AD52F3"/>
    <w:rsid w:val="00AD5B82"/>
    <w:rsid w:val="00AD5E55"/>
    <w:rsid w:val="00AD5F82"/>
    <w:rsid w:val="00AD6645"/>
    <w:rsid w:val="00AD66F5"/>
    <w:rsid w:val="00AD6810"/>
    <w:rsid w:val="00AD6904"/>
    <w:rsid w:val="00AD6918"/>
    <w:rsid w:val="00AD6B15"/>
    <w:rsid w:val="00AD6C19"/>
    <w:rsid w:val="00AD7727"/>
    <w:rsid w:val="00AD7881"/>
    <w:rsid w:val="00AD7964"/>
    <w:rsid w:val="00AD7CEB"/>
    <w:rsid w:val="00AE0370"/>
    <w:rsid w:val="00AE0BDF"/>
    <w:rsid w:val="00AE1309"/>
    <w:rsid w:val="00AE18F3"/>
    <w:rsid w:val="00AE1A42"/>
    <w:rsid w:val="00AE1B3E"/>
    <w:rsid w:val="00AE2632"/>
    <w:rsid w:val="00AE2914"/>
    <w:rsid w:val="00AE30A3"/>
    <w:rsid w:val="00AE3455"/>
    <w:rsid w:val="00AE3504"/>
    <w:rsid w:val="00AE3AEE"/>
    <w:rsid w:val="00AE3EA6"/>
    <w:rsid w:val="00AE4039"/>
    <w:rsid w:val="00AE46F9"/>
    <w:rsid w:val="00AE48FA"/>
    <w:rsid w:val="00AE562F"/>
    <w:rsid w:val="00AE5ADA"/>
    <w:rsid w:val="00AE5F2A"/>
    <w:rsid w:val="00AE61EC"/>
    <w:rsid w:val="00AE6389"/>
    <w:rsid w:val="00AE6D15"/>
    <w:rsid w:val="00AE76BE"/>
    <w:rsid w:val="00AE78BF"/>
    <w:rsid w:val="00AF0882"/>
    <w:rsid w:val="00AF0B8A"/>
    <w:rsid w:val="00AF151E"/>
    <w:rsid w:val="00AF1A7E"/>
    <w:rsid w:val="00AF2DC5"/>
    <w:rsid w:val="00AF2E0F"/>
    <w:rsid w:val="00AF357A"/>
    <w:rsid w:val="00AF37F2"/>
    <w:rsid w:val="00AF3E2B"/>
    <w:rsid w:val="00AF3EEA"/>
    <w:rsid w:val="00AF40CD"/>
    <w:rsid w:val="00AF4C6E"/>
    <w:rsid w:val="00AF4F7E"/>
    <w:rsid w:val="00AF5AE1"/>
    <w:rsid w:val="00AF5E26"/>
    <w:rsid w:val="00AF623E"/>
    <w:rsid w:val="00AF6C47"/>
    <w:rsid w:val="00AF6DA0"/>
    <w:rsid w:val="00AF754F"/>
    <w:rsid w:val="00B0029C"/>
    <w:rsid w:val="00B012B4"/>
    <w:rsid w:val="00B0147F"/>
    <w:rsid w:val="00B01CF6"/>
    <w:rsid w:val="00B01D54"/>
    <w:rsid w:val="00B02013"/>
    <w:rsid w:val="00B02C36"/>
    <w:rsid w:val="00B03285"/>
    <w:rsid w:val="00B0396D"/>
    <w:rsid w:val="00B03A3B"/>
    <w:rsid w:val="00B040ED"/>
    <w:rsid w:val="00B04182"/>
    <w:rsid w:val="00B04536"/>
    <w:rsid w:val="00B04BEE"/>
    <w:rsid w:val="00B051B7"/>
    <w:rsid w:val="00B05233"/>
    <w:rsid w:val="00B05523"/>
    <w:rsid w:val="00B05B52"/>
    <w:rsid w:val="00B06E46"/>
    <w:rsid w:val="00B06E6D"/>
    <w:rsid w:val="00B06F0B"/>
    <w:rsid w:val="00B073BC"/>
    <w:rsid w:val="00B07460"/>
    <w:rsid w:val="00B07A47"/>
    <w:rsid w:val="00B07AE3"/>
    <w:rsid w:val="00B10B68"/>
    <w:rsid w:val="00B1136C"/>
    <w:rsid w:val="00B11430"/>
    <w:rsid w:val="00B11988"/>
    <w:rsid w:val="00B12566"/>
    <w:rsid w:val="00B12600"/>
    <w:rsid w:val="00B12A74"/>
    <w:rsid w:val="00B12C8F"/>
    <w:rsid w:val="00B12FDC"/>
    <w:rsid w:val="00B13392"/>
    <w:rsid w:val="00B134AE"/>
    <w:rsid w:val="00B13551"/>
    <w:rsid w:val="00B135AB"/>
    <w:rsid w:val="00B13743"/>
    <w:rsid w:val="00B13D97"/>
    <w:rsid w:val="00B13DC6"/>
    <w:rsid w:val="00B13F8C"/>
    <w:rsid w:val="00B15611"/>
    <w:rsid w:val="00B15688"/>
    <w:rsid w:val="00B15B75"/>
    <w:rsid w:val="00B16236"/>
    <w:rsid w:val="00B16A8E"/>
    <w:rsid w:val="00B17001"/>
    <w:rsid w:val="00B1743E"/>
    <w:rsid w:val="00B174E4"/>
    <w:rsid w:val="00B179B9"/>
    <w:rsid w:val="00B17C35"/>
    <w:rsid w:val="00B213E2"/>
    <w:rsid w:val="00B21472"/>
    <w:rsid w:val="00B21FE7"/>
    <w:rsid w:val="00B2293D"/>
    <w:rsid w:val="00B22BA1"/>
    <w:rsid w:val="00B22C2B"/>
    <w:rsid w:val="00B22DF8"/>
    <w:rsid w:val="00B23375"/>
    <w:rsid w:val="00B23599"/>
    <w:rsid w:val="00B2386F"/>
    <w:rsid w:val="00B243A5"/>
    <w:rsid w:val="00B244F3"/>
    <w:rsid w:val="00B24A6F"/>
    <w:rsid w:val="00B24EE5"/>
    <w:rsid w:val="00B257DF"/>
    <w:rsid w:val="00B25875"/>
    <w:rsid w:val="00B264BD"/>
    <w:rsid w:val="00B2670D"/>
    <w:rsid w:val="00B26F84"/>
    <w:rsid w:val="00B27820"/>
    <w:rsid w:val="00B279E0"/>
    <w:rsid w:val="00B27CE5"/>
    <w:rsid w:val="00B304FE"/>
    <w:rsid w:val="00B30695"/>
    <w:rsid w:val="00B307F2"/>
    <w:rsid w:val="00B30840"/>
    <w:rsid w:val="00B31479"/>
    <w:rsid w:val="00B31596"/>
    <w:rsid w:val="00B321D4"/>
    <w:rsid w:val="00B32493"/>
    <w:rsid w:val="00B32E75"/>
    <w:rsid w:val="00B33196"/>
    <w:rsid w:val="00B33666"/>
    <w:rsid w:val="00B3371E"/>
    <w:rsid w:val="00B340D5"/>
    <w:rsid w:val="00B34ACB"/>
    <w:rsid w:val="00B34C09"/>
    <w:rsid w:val="00B34D82"/>
    <w:rsid w:val="00B34F30"/>
    <w:rsid w:val="00B350C4"/>
    <w:rsid w:val="00B35198"/>
    <w:rsid w:val="00B351FB"/>
    <w:rsid w:val="00B353E3"/>
    <w:rsid w:val="00B353EB"/>
    <w:rsid w:val="00B359EC"/>
    <w:rsid w:val="00B35C19"/>
    <w:rsid w:val="00B35FE3"/>
    <w:rsid w:val="00B36114"/>
    <w:rsid w:val="00B36D17"/>
    <w:rsid w:val="00B36EC8"/>
    <w:rsid w:val="00B3714B"/>
    <w:rsid w:val="00B37D64"/>
    <w:rsid w:val="00B400EC"/>
    <w:rsid w:val="00B401FB"/>
    <w:rsid w:val="00B41561"/>
    <w:rsid w:val="00B41A14"/>
    <w:rsid w:val="00B42150"/>
    <w:rsid w:val="00B42711"/>
    <w:rsid w:val="00B429BA"/>
    <w:rsid w:val="00B429D9"/>
    <w:rsid w:val="00B42C49"/>
    <w:rsid w:val="00B439C4"/>
    <w:rsid w:val="00B43AF3"/>
    <w:rsid w:val="00B44531"/>
    <w:rsid w:val="00B447D0"/>
    <w:rsid w:val="00B44B2C"/>
    <w:rsid w:val="00B4535E"/>
    <w:rsid w:val="00B45724"/>
    <w:rsid w:val="00B45B3D"/>
    <w:rsid w:val="00B46009"/>
    <w:rsid w:val="00B469C9"/>
    <w:rsid w:val="00B46CFC"/>
    <w:rsid w:val="00B47164"/>
    <w:rsid w:val="00B4728A"/>
    <w:rsid w:val="00B47A5E"/>
    <w:rsid w:val="00B47DB3"/>
    <w:rsid w:val="00B50159"/>
    <w:rsid w:val="00B5022A"/>
    <w:rsid w:val="00B50787"/>
    <w:rsid w:val="00B50881"/>
    <w:rsid w:val="00B509CC"/>
    <w:rsid w:val="00B50C97"/>
    <w:rsid w:val="00B51506"/>
    <w:rsid w:val="00B52A8C"/>
    <w:rsid w:val="00B52F09"/>
    <w:rsid w:val="00B531D0"/>
    <w:rsid w:val="00B53906"/>
    <w:rsid w:val="00B53CEA"/>
    <w:rsid w:val="00B544E4"/>
    <w:rsid w:val="00B547EF"/>
    <w:rsid w:val="00B54DF0"/>
    <w:rsid w:val="00B54EA1"/>
    <w:rsid w:val="00B553ED"/>
    <w:rsid w:val="00B55B18"/>
    <w:rsid w:val="00B55BD0"/>
    <w:rsid w:val="00B55D5E"/>
    <w:rsid w:val="00B56208"/>
    <w:rsid w:val="00B56C5A"/>
    <w:rsid w:val="00B57188"/>
    <w:rsid w:val="00B5759D"/>
    <w:rsid w:val="00B6034C"/>
    <w:rsid w:val="00B6040B"/>
    <w:rsid w:val="00B611D3"/>
    <w:rsid w:val="00B61697"/>
    <w:rsid w:val="00B61C2D"/>
    <w:rsid w:val="00B61D1E"/>
    <w:rsid w:val="00B61DBD"/>
    <w:rsid w:val="00B6222E"/>
    <w:rsid w:val="00B625D8"/>
    <w:rsid w:val="00B63509"/>
    <w:rsid w:val="00B636A8"/>
    <w:rsid w:val="00B64897"/>
    <w:rsid w:val="00B64FD8"/>
    <w:rsid w:val="00B6557F"/>
    <w:rsid w:val="00B65638"/>
    <w:rsid w:val="00B65C2D"/>
    <w:rsid w:val="00B65C6F"/>
    <w:rsid w:val="00B66399"/>
    <w:rsid w:val="00B665C6"/>
    <w:rsid w:val="00B669ED"/>
    <w:rsid w:val="00B67010"/>
    <w:rsid w:val="00B674C6"/>
    <w:rsid w:val="00B678AA"/>
    <w:rsid w:val="00B705E7"/>
    <w:rsid w:val="00B7063A"/>
    <w:rsid w:val="00B708F9"/>
    <w:rsid w:val="00B70D16"/>
    <w:rsid w:val="00B70E16"/>
    <w:rsid w:val="00B70EFA"/>
    <w:rsid w:val="00B71026"/>
    <w:rsid w:val="00B710CC"/>
    <w:rsid w:val="00B71CED"/>
    <w:rsid w:val="00B72929"/>
    <w:rsid w:val="00B72A1B"/>
    <w:rsid w:val="00B72B0A"/>
    <w:rsid w:val="00B72F27"/>
    <w:rsid w:val="00B7302F"/>
    <w:rsid w:val="00B732E5"/>
    <w:rsid w:val="00B73BB5"/>
    <w:rsid w:val="00B7437A"/>
    <w:rsid w:val="00B7441C"/>
    <w:rsid w:val="00B745D7"/>
    <w:rsid w:val="00B74AD8"/>
    <w:rsid w:val="00B74E73"/>
    <w:rsid w:val="00B752D5"/>
    <w:rsid w:val="00B75E31"/>
    <w:rsid w:val="00B75E49"/>
    <w:rsid w:val="00B766D5"/>
    <w:rsid w:val="00B768A5"/>
    <w:rsid w:val="00B770AE"/>
    <w:rsid w:val="00B770DA"/>
    <w:rsid w:val="00B77F1B"/>
    <w:rsid w:val="00B77F5C"/>
    <w:rsid w:val="00B802E4"/>
    <w:rsid w:val="00B805AF"/>
    <w:rsid w:val="00B8089F"/>
    <w:rsid w:val="00B80BF1"/>
    <w:rsid w:val="00B80C3A"/>
    <w:rsid w:val="00B81412"/>
    <w:rsid w:val="00B817C0"/>
    <w:rsid w:val="00B81C6C"/>
    <w:rsid w:val="00B824C5"/>
    <w:rsid w:val="00B825B0"/>
    <w:rsid w:val="00B82FB0"/>
    <w:rsid w:val="00B83AC3"/>
    <w:rsid w:val="00B83F4E"/>
    <w:rsid w:val="00B83FD6"/>
    <w:rsid w:val="00B84E57"/>
    <w:rsid w:val="00B84F45"/>
    <w:rsid w:val="00B84FAA"/>
    <w:rsid w:val="00B85374"/>
    <w:rsid w:val="00B85CEF"/>
    <w:rsid w:val="00B85EF8"/>
    <w:rsid w:val="00B86763"/>
    <w:rsid w:val="00B869EC"/>
    <w:rsid w:val="00B872C5"/>
    <w:rsid w:val="00B873DD"/>
    <w:rsid w:val="00B87DE7"/>
    <w:rsid w:val="00B90072"/>
    <w:rsid w:val="00B902B4"/>
    <w:rsid w:val="00B907CE"/>
    <w:rsid w:val="00B9137F"/>
    <w:rsid w:val="00B91FDF"/>
    <w:rsid w:val="00B92674"/>
    <w:rsid w:val="00B9282A"/>
    <w:rsid w:val="00B928D2"/>
    <w:rsid w:val="00B92A55"/>
    <w:rsid w:val="00B92BDA"/>
    <w:rsid w:val="00B92CD1"/>
    <w:rsid w:val="00B9397A"/>
    <w:rsid w:val="00B943F7"/>
    <w:rsid w:val="00B9446F"/>
    <w:rsid w:val="00B947DC"/>
    <w:rsid w:val="00B94DE1"/>
    <w:rsid w:val="00B9510A"/>
    <w:rsid w:val="00B95B62"/>
    <w:rsid w:val="00B95DEF"/>
    <w:rsid w:val="00B960BB"/>
    <w:rsid w:val="00B9633D"/>
    <w:rsid w:val="00B964DC"/>
    <w:rsid w:val="00B96758"/>
    <w:rsid w:val="00B96EEF"/>
    <w:rsid w:val="00B978A9"/>
    <w:rsid w:val="00BA0B75"/>
    <w:rsid w:val="00BA0C4F"/>
    <w:rsid w:val="00BA0EC0"/>
    <w:rsid w:val="00BA2C3D"/>
    <w:rsid w:val="00BA2D62"/>
    <w:rsid w:val="00BA2EBE"/>
    <w:rsid w:val="00BA2F16"/>
    <w:rsid w:val="00BA2F86"/>
    <w:rsid w:val="00BA48B9"/>
    <w:rsid w:val="00BA4A53"/>
    <w:rsid w:val="00BA52CC"/>
    <w:rsid w:val="00BA52FC"/>
    <w:rsid w:val="00BA53FD"/>
    <w:rsid w:val="00BA5FF5"/>
    <w:rsid w:val="00BA69C8"/>
    <w:rsid w:val="00BA6DDE"/>
    <w:rsid w:val="00BA704B"/>
    <w:rsid w:val="00BA70A0"/>
    <w:rsid w:val="00BA778B"/>
    <w:rsid w:val="00BA77B6"/>
    <w:rsid w:val="00BB08CB"/>
    <w:rsid w:val="00BB0CBC"/>
    <w:rsid w:val="00BB0F28"/>
    <w:rsid w:val="00BB0F61"/>
    <w:rsid w:val="00BB186C"/>
    <w:rsid w:val="00BB1934"/>
    <w:rsid w:val="00BB1E93"/>
    <w:rsid w:val="00BB239D"/>
    <w:rsid w:val="00BB23A8"/>
    <w:rsid w:val="00BB254D"/>
    <w:rsid w:val="00BB2B0A"/>
    <w:rsid w:val="00BB2F6A"/>
    <w:rsid w:val="00BB30F7"/>
    <w:rsid w:val="00BB3F3A"/>
    <w:rsid w:val="00BB458A"/>
    <w:rsid w:val="00BB45BD"/>
    <w:rsid w:val="00BB464A"/>
    <w:rsid w:val="00BB48CD"/>
    <w:rsid w:val="00BB4B5D"/>
    <w:rsid w:val="00BB4ECC"/>
    <w:rsid w:val="00BB4EE6"/>
    <w:rsid w:val="00BB5B03"/>
    <w:rsid w:val="00BB5BBA"/>
    <w:rsid w:val="00BB5C15"/>
    <w:rsid w:val="00BB69E6"/>
    <w:rsid w:val="00BC02AD"/>
    <w:rsid w:val="00BC0350"/>
    <w:rsid w:val="00BC0883"/>
    <w:rsid w:val="00BC08A1"/>
    <w:rsid w:val="00BC1337"/>
    <w:rsid w:val="00BC1905"/>
    <w:rsid w:val="00BC195B"/>
    <w:rsid w:val="00BC2AB5"/>
    <w:rsid w:val="00BC2DAA"/>
    <w:rsid w:val="00BC354F"/>
    <w:rsid w:val="00BC38AA"/>
    <w:rsid w:val="00BC3A87"/>
    <w:rsid w:val="00BC43CC"/>
    <w:rsid w:val="00BC4B68"/>
    <w:rsid w:val="00BC4CE8"/>
    <w:rsid w:val="00BC54DE"/>
    <w:rsid w:val="00BC6DA0"/>
    <w:rsid w:val="00BC7359"/>
    <w:rsid w:val="00BC7690"/>
    <w:rsid w:val="00BC76AE"/>
    <w:rsid w:val="00BC7AB2"/>
    <w:rsid w:val="00BD00D3"/>
    <w:rsid w:val="00BD086A"/>
    <w:rsid w:val="00BD0AB8"/>
    <w:rsid w:val="00BD0BF0"/>
    <w:rsid w:val="00BD1229"/>
    <w:rsid w:val="00BD158D"/>
    <w:rsid w:val="00BD1659"/>
    <w:rsid w:val="00BD1CC9"/>
    <w:rsid w:val="00BD30EE"/>
    <w:rsid w:val="00BD32EC"/>
    <w:rsid w:val="00BD3AA9"/>
    <w:rsid w:val="00BD4A18"/>
    <w:rsid w:val="00BD5557"/>
    <w:rsid w:val="00BD5DA5"/>
    <w:rsid w:val="00BD6463"/>
    <w:rsid w:val="00BD6BC0"/>
    <w:rsid w:val="00BD6DB2"/>
    <w:rsid w:val="00BD72DB"/>
    <w:rsid w:val="00BE092E"/>
    <w:rsid w:val="00BE0CCF"/>
    <w:rsid w:val="00BE0EDE"/>
    <w:rsid w:val="00BE0EEE"/>
    <w:rsid w:val="00BE11CF"/>
    <w:rsid w:val="00BE1932"/>
    <w:rsid w:val="00BE1BD7"/>
    <w:rsid w:val="00BE1D08"/>
    <w:rsid w:val="00BE21AB"/>
    <w:rsid w:val="00BE23D3"/>
    <w:rsid w:val="00BE263F"/>
    <w:rsid w:val="00BE28A5"/>
    <w:rsid w:val="00BE3011"/>
    <w:rsid w:val="00BE3614"/>
    <w:rsid w:val="00BE37F6"/>
    <w:rsid w:val="00BE3F7A"/>
    <w:rsid w:val="00BE445A"/>
    <w:rsid w:val="00BE4C21"/>
    <w:rsid w:val="00BE4EC6"/>
    <w:rsid w:val="00BE54DB"/>
    <w:rsid w:val="00BE54DC"/>
    <w:rsid w:val="00BE55CB"/>
    <w:rsid w:val="00BE5E98"/>
    <w:rsid w:val="00BE6132"/>
    <w:rsid w:val="00BE6338"/>
    <w:rsid w:val="00BE729F"/>
    <w:rsid w:val="00BE75E8"/>
    <w:rsid w:val="00BE7974"/>
    <w:rsid w:val="00BE7AD3"/>
    <w:rsid w:val="00BE7DA9"/>
    <w:rsid w:val="00BE7F37"/>
    <w:rsid w:val="00BF0095"/>
    <w:rsid w:val="00BF0103"/>
    <w:rsid w:val="00BF02BB"/>
    <w:rsid w:val="00BF0E41"/>
    <w:rsid w:val="00BF1122"/>
    <w:rsid w:val="00BF1280"/>
    <w:rsid w:val="00BF12D2"/>
    <w:rsid w:val="00BF1470"/>
    <w:rsid w:val="00BF15BC"/>
    <w:rsid w:val="00BF1FED"/>
    <w:rsid w:val="00BF2164"/>
    <w:rsid w:val="00BF2622"/>
    <w:rsid w:val="00BF3C64"/>
    <w:rsid w:val="00BF41ED"/>
    <w:rsid w:val="00BF4EBF"/>
    <w:rsid w:val="00BF5019"/>
    <w:rsid w:val="00BF5EC5"/>
    <w:rsid w:val="00BF5F3E"/>
    <w:rsid w:val="00BF617A"/>
    <w:rsid w:val="00BF6714"/>
    <w:rsid w:val="00BF67C0"/>
    <w:rsid w:val="00BF6FCE"/>
    <w:rsid w:val="00BF7494"/>
    <w:rsid w:val="00BF7CFD"/>
    <w:rsid w:val="00BF7DD8"/>
    <w:rsid w:val="00C0052D"/>
    <w:rsid w:val="00C007B1"/>
    <w:rsid w:val="00C007C8"/>
    <w:rsid w:val="00C0087B"/>
    <w:rsid w:val="00C00A71"/>
    <w:rsid w:val="00C00F29"/>
    <w:rsid w:val="00C01E0D"/>
    <w:rsid w:val="00C023C4"/>
    <w:rsid w:val="00C02B4D"/>
    <w:rsid w:val="00C02D3A"/>
    <w:rsid w:val="00C03265"/>
    <w:rsid w:val="00C032F7"/>
    <w:rsid w:val="00C0379D"/>
    <w:rsid w:val="00C03829"/>
    <w:rsid w:val="00C03887"/>
    <w:rsid w:val="00C03931"/>
    <w:rsid w:val="00C03943"/>
    <w:rsid w:val="00C039CB"/>
    <w:rsid w:val="00C04F60"/>
    <w:rsid w:val="00C05077"/>
    <w:rsid w:val="00C05FE3"/>
    <w:rsid w:val="00C0688A"/>
    <w:rsid w:val="00C06B18"/>
    <w:rsid w:val="00C06C5D"/>
    <w:rsid w:val="00C0714F"/>
    <w:rsid w:val="00C073E9"/>
    <w:rsid w:val="00C076FF"/>
    <w:rsid w:val="00C1073A"/>
    <w:rsid w:val="00C108CD"/>
    <w:rsid w:val="00C10C82"/>
    <w:rsid w:val="00C10E7F"/>
    <w:rsid w:val="00C1190A"/>
    <w:rsid w:val="00C11B4D"/>
    <w:rsid w:val="00C11BE4"/>
    <w:rsid w:val="00C12035"/>
    <w:rsid w:val="00C124D9"/>
    <w:rsid w:val="00C1260A"/>
    <w:rsid w:val="00C12788"/>
    <w:rsid w:val="00C128D6"/>
    <w:rsid w:val="00C12C9A"/>
    <w:rsid w:val="00C12E3D"/>
    <w:rsid w:val="00C13039"/>
    <w:rsid w:val="00C135DF"/>
    <w:rsid w:val="00C13F0F"/>
    <w:rsid w:val="00C14008"/>
    <w:rsid w:val="00C146E1"/>
    <w:rsid w:val="00C14ECC"/>
    <w:rsid w:val="00C152BD"/>
    <w:rsid w:val="00C15A36"/>
    <w:rsid w:val="00C15D0D"/>
    <w:rsid w:val="00C16209"/>
    <w:rsid w:val="00C16A99"/>
    <w:rsid w:val="00C16C3D"/>
    <w:rsid w:val="00C17F10"/>
    <w:rsid w:val="00C2039B"/>
    <w:rsid w:val="00C20581"/>
    <w:rsid w:val="00C20BAD"/>
    <w:rsid w:val="00C2136D"/>
    <w:rsid w:val="00C214EE"/>
    <w:rsid w:val="00C21770"/>
    <w:rsid w:val="00C21D46"/>
    <w:rsid w:val="00C21D6A"/>
    <w:rsid w:val="00C224AD"/>
    <w:rsid w:val="00C22775"/>
    <w:rsid w:val="00C2314B"/>
    <w:rsid w:val="00C23830"/>
    <w:rsid w:val="00C2393A"/>
    <w:rsid w:val="00C23A9F"/>
    <w:rsid w:val="00C23C88"/>
    <w:rsid w:val="00C23D36"/>
    <w:rsid w:val="00C23DD6"/>
    <w:rsid w:val="00C23F77"/>
    <w:rsid w:val="00C24971"/>
    <w:rsid w:val="00C24A45"/>
    <w:rsid w:val="00C24F44"/>
    <w:rsid w:val="00C250B8"/>
    <w:rsid w:val="00C251AC"/>
    <w:rsid w:val="00C25426"/>
    <w:rsid w:val="00C25485"/>
    <w:rsid w:val="00C2586B"/>
    <w:rsid w:val="00C25919"/>
    <w:rsid w:val="00C25A1C"/>
    <w:rsid w:val="00C26BE5"/>
    <w:rsid w:val="00C26E4D"/>
    <w:rsid w:val="00C274D3"/>
    <w:rsid w:val="00C27909"/>
    <w:rsid w:val="00C27B03"/>
    <w:rsid w:val="00C3008D"/>
    <w:rsid w:val="00C303A5"/>
    <w:rsid w:val="00C30966"/>
    <w:rsid w:val="00C314E1"/>
    <w:rsid w:val="00C318EE"/>
    <w:rsid w:val="00C31ACE"/>
    <w:rsid w:val="00C31D97"/>
    <w:rsid w:val="00C3282B"/>
    <w:rsid w:val="00C32BBB"/>
    <w:rsid w:val="00C32C88"/>
    <w:rsid w:val="00C32F75"/>
    <w:rsid w:val="00C330BC"/>
    <w:rsid w:val="00C331A8"/>
    <w:rsid w:val="00C332B9"/>
    <w:rsid w:val="00C333D9"/>
    <w:rsid w:val="00C33DAC"/>
    <w:rsid w:val="00C341E7"/>
    <w:rsid w:val="00C34217"/>
    <w:rsid w:val="00C34397"/>
    <w:rsid w:val="00C346BA"/>
    <w:rsid w:val="00C34E16"/>
    <w:rsid w:val="00C362FA"/>
    <w:rsid w:val="00C364D8"/>
    <w:rsid w:val="00C36596"/>
    <w:rsid w:val="00C3680C"/>
    <w:rsid w:val="00C36923"/>
    <w:rsid w:val="00C37782"/>
    <w:rsid w:val="00C3788B"/>
    <w:rsid w:val="00C40802"/>
    <w:rsid w:val="00C408C0"/>
    <w:rsid w:val="00C4095D"/>
    <w:rsid w:val="00C41AD1"/>
    <w:rsid w:val="00C41AFF"/>
    <w:rsid w:val="00C424AE"/>
    <w:rsid w:val="00C4255E"/>
    <w:rsid w:val="00C4270F"/>
    <w:rsid w:val="00C42C56"/>
    <w:rsid w:val="00C42D6B"/>
    <w:rsid w:val="00C42D83"/>
    <w:rsid w:val="00C43290"/>
    <w:rsid w:val="00C43462"/>
    <w:rsid w:val="00C435A0"/>
    <w:rsid w:val="00C444D3"/>
    <w:rsid w:val="00C44EAB"/>
    <w:rsid w:val="00C4575E"/>
    <w:rsid w:val="00C46282"/>
    <w:rsid w:val="00C46A3B"/>
    <w:rsid w:val="00C46A9C"/>
    <w:rsid w:val="00C46B02"/>
    <w:rsid w:val="00C46BAB"/>
    <w:rsid w:val="00C46C52"/>
    <w:rsid w:val="00C46F96"/>
    <w:rsid w:val="00C471EA"/>
    <w:rsid w:val="00C472C4"/>
    <w:rsid w:val="00C4730D"/>
    <w:rsid w:val="00C50276"/>
    <w:rsid w:val="00C5028F"/>
    <w:rsid w:val="00C50509"/>
    <w:rsid w:val="00C51CE7"/>
    <w:rsid w:val="00C51EAB"/>
    <w:rsid w:val="00C52551"/>
    <w:rsid w:val="00C53CA9"/>
    <w:rsid w:val="00C546BF"/>
    <w:rsid w:val="00C54BAB"/>
    <w:rsid w:val="00C5575E"/>
    <w:rsid w:val="00C55E53"/>
    <w:rsid w:val="00C5650F"/>
    <w:rsid w:val="00C56ED1"/>
    <w:rsid w:val="00C57043"/>
    <w:rsid w:val="00C572F5"/>
    <w:rsid w:val="00C576CC"/>
    <w:rsid w:val="00C57BCB"/>
    <w:rsid w:val="00C57DDD"/>
    <w:rsid w:val="00C601D2"/>
    <w:rsid w:val="00C604A6"/>
    <w:rsid w:val="00C60E57"/>
    <w:rsid w:val="00C611A3"/>
    <w:rsid w:val="00C611C2"/>
    <w:rsid w:val="00C61940"/>
    <w:rsid w:val="00C6206A"/>
    <w:rsid w:val="00C627C6"/>
    <w:rsid w:val="00C627CC"/>
    <w:rsid w:val="00C62973"/>
    <w:rsid w:val="00C630C7"/>
    <w:rsid w:val="00C63292"/>
    <w:rsid w:val="00C6391D"/>
    <w:rsid w:val="00C64457"/>
    <w:rsid w:val="00C64B4B"/>
    <w:rsid w:val="00C64F44"/>
    <w:rsid w:val="00C650EC"/>
    <w:rsid w:val="00C65277"/>
    <w:rsid w:val="00C6549A"/>
    <w:rsid w:val="00C65BCC"/>
    <w:rsid w:val="00C66841"/>
    <w:rsid w:val="00C6691A"/>
    <w:rsid w:val="00C66970"/>
    <w:rsid w:val="00C67962"/>
    <w:rsid w:val="00C67B89"/>
    <w:rsid w:val="00C67FC8"/>
    <w:rsid w:val="00C70C03"/>
    <w:rsid w:val="00C70C3B"/>
    <w:rsid w:val="00C71128"/>
    <w:rsid w:val="00C71E13"/>
    <w:rsid w:val="00C71E99"/>
    <w:rsid w:val="00C7291D"/>
    <w:rsid w:val="00C72AC6"/>
    <w:rsid w:val="00C734EC"/>
    <w:rsid w:val="00C73920"/>
    <w:rsid w:val="00C74E9C"/>
    <w:rsid w:val="00C74EA3"/>
    <w:rsid w:val="00C74F1A"/>
    <w:rsid w:val="00C75117"/>
    <w:rsid w:val="00C75D92"/>
    <w:rsid w:val="00C76431"/>
    <w:rsid w:val="00C7732B"/>
    <w:rsid w:val="00C776E3"/>
    <w:rsid w:val="00C77C66"/>
    <w:rsid w:val="00C80E6F"/>
    <w:rsid w:val="00C819B7"/>
    <w:rsid w:val="00C82031"/>
    <w:rsid w:val="00C827E0"/>
    <w:rsid w:val="00C836A3"/>
    <w:rsid w:val="00C83DE0"/>
    <w:rsid w:val="00C84027"/>
    <w:rsid w:val="00C8523D"/>
    <w:rsid w:val="00C8525B"/>
    <w:rsid w:val="00C85457"/>
    <w:rsid w:val="00C85654"/>
    <w:rsid w:val="00C856D0"/>
    <w:rsid w:val="00C85EA6"/>
    <w:rsid w:val="00C8691C"/>
    <w:rsid w:val="00C86ECE"/>
    <w:rsid w:val="00C87C91"/>
    <w:rsid w:val="00C900C5"/>
    <w:rsid w:val="00C902FA"/>
    <w:rsid w:val="00C90315"/>
    <w:rsid w:val="00C915FB"/>
    <w:rsid w:val="00C9181B"/>
    <w:rsid w:val="00C92687"/>
    <w:rsid w:val="00C92733"/>
    <w:rsid w:val="00C930BC"/>
    <w:rsid w:val="00C93294"/>
    <w:rsid w:val="00C935AD"/>
    <w:rsid w:val="00C941E5"/>
    <w:rsid w:val="00C94324"/>
    <w:rsid w:val="00C9464C"/>
    <w:rsid w:val="00C947B6"/>
    <w:rsid w:val="00C94931"/>
    <w:rsid w:val="00C9577E"/>
    <w:rsid w:val="00C95A10"/>
    <w:rsid w:val="00C95C9A"/>
    <w:rsid w:val="00C963D7"/>
    <w:rsid w:val="00C96B22"/>
    <w:rsid w:val="00C96DE9"/>
    <w:rsid w:val="00C9717B"/>
    <w:rsid w:val="00C97238"/>
    <w:rsid w:val="00C97718"/>
    <w:rsid w:val="00C97C2A"/>
    <w:rsid w:val="00CA00EB"/>
    <w:rsid w:val="00CA09DF"/>
    <w:rsid w:val="00CA0D7C"/>
    <w:rsid w:val="00CA168A"/>
    <w:rsid w:val="00CA1A0F"/>
    <w:rsid w:val="00CA1B31"/>
    <w:rsid w:val="00CA1CC8"/>
    <w:rsid w:val="00CA1ED8"/>
    <w:rsid w:val="00CA1F95"/>
    <w:rsid w:val="00CA217D"/>
    <w:rsid w:val="00CA23B0"/>
    <w:rsid w:val="00CA26D0"/>
    <w:rsid w:val="00CA2937"/>
    <w:rsid w:val="00CA2FA2"/>
    <w:rsid w:val="00CA3175"/>
    <w:rsid w:val="00CA357E"/>
    <w:rsid w:val="00CA3619"/>
    <w:rsid w:val="00CA374E"/>
    <w:rsid w:val="00CA3B7C"/>
    <w:rsid w:val="00CA3BC4"/>
    <w:rsid w:val="00CA3CAD"/>
    <w:rsid w:val="00CA3EB1"/>
    <w:rsid w:val="00CA44F9"/>
    <w:rsid w:val="00CA47DC"/>
    <w:rsid w:val="00CA4A69"/>
    <w:rsid w:val="00CA53A6"/>
    <w:rsid w:val="00CA58E5"/>
    <w:rsid w:val="00CA5B1C"/>
    <w:rsid w:val="00CA5BC7"/>
    <w:rsid w:val="00CA6535"/>
    <w:rsid w:val="00CA6B38"/>
    <w:rsid w:val="00CA708D"/>
    <w:rsid w:val="00CA7318"/>
    <w:rsid w:val="00CA75F4"/>
    <w:rsid w:val="00CA7713"/>
    <w:rsid w:val="00CA7C76"/>
    <w:rsid w:val="00CA7D8B"/>
    <w:rsid w:val="00CA7F28"/>
    <w:rsid w:val="00CA7F29"/>
    <w:rsid w:val="00CB007E"/>
    <w:rsid w:val="00CB0289"/>
    <w:rsid w:val="00CB0770"/>
    <w:rsid w:val="00CB08CF"/>
    <w:rsid w:val="00CB0F89"/>
    <w:rsid w:val="00CB32C8"/>
    <w:rsid w:val="00CB419B"/>
    <w:rsid w:val="00CB4204"/>
    <w:rsid w:val="00CB4C94"/>
    <w:rsid w:val="00CB4D1A"/>
    <w:rsid w:val="00CB5165"/>
    <w:rsid w:val="00CB5F6E"/>
    <w:rsid w:val="00CB612E"/>
    <w:rsid w:val="00CB632D"/>
    <w:rsid w:val="00CB661B"/>
    <w:rsid w:val="00CB6777"/>
    <w:rsid w:val="00CB69D9"/>
    <w:rsid w:val="00CB6A32"/>
    <w:rsid w:val="00CB738C"/>
    <w:rsid w:val="00CB783A"/>
    <w:rsid w:val="00CB7877"/>
    <w:rsid w:val="00CB7A42"/>
    <w:rsid w:val="00CC063A"/>
    <w:rsid w:val="00CC08D6"/>
    <w:rsid w:val="00CC190B"/>
    <w:rsid w:val="00CC1B87"/>
    <w:rsid w:val="00CC1DD2"/>
    <w:rsid w:val="00CC1ECE"/>
    <w:rsid w:val="00CC25DF"/>
    <w:rsid w:val="00CC2C4D"/>
    <w:rsid w:val="00CC36D0"/>
    <w:rsid w:val="00CC3E0C"/>
    <w:rsid w:val="00CC3F2A"/>
    <w:rsid w:val="00CC4517"/>
    <w:rsid w:val="00CC4650"/>
    <w:rsid w:val="00CC4C57"/>
    <w:rsid w:val="00CC4D4D"/>
    <w:rsid w:val="00CC4E68"/>
    <w:rsid w:val="00CC4FBC"/>
    <w:rsid w:val="00CC55DC"/>
    <w:rsid w:val="00CC58D3"/>
    <w:rsid w:val="00CC5BD0"/>
    <w:rsid w:val="00CC665B"/>
    <w:rsid w:val="00CC6FE4"/>
    <w:rsid w:val="00CC784D"/>
    <w:rsid w:val="00CC790A"/>
    <w:rsid w:val="00CC7BF3"/>
    <w:rsid w:val="00CC7ED7"/>
    <w:rsid w:val="00CD000D"/>
    <w:rsid w:val="00CD041A"/>
    <w:rsid w:val="00CD0869"/>
    <w:rsid w:val="00CD17E0"/>
    <w:rsid w:val="00CD268A"/>
    <w:rsid w:val="00CD3B1A"/>
    <w:rsid w:val="00CD3E11"/>
    <w:rsid w:val="00CD46EC"/>
    <w:rsid w:val="00CD4D7C"/>
    <w:rsid w:val="00CD4F23"/>
    <w:rsid w:val="00CD5377"/>
    <w:rsid w:val="00CD5904"/>
    <w:rsid w:val="00CD5C6E"/>
    <w:rsid w:val="00CD6B75"/>
    <w:rsid w:val="00CD739A"/>
    <w:rsid w:val="00CD7994"/>
    <w:rsid w:val="00CE0DB4"/>
    <w:rsid w:val="00CE134B"/>
    <w:rsid w:val="00CE2DD8"/>
    <w:rsid w:val="00CE3223"/>
    <w:rsid w:val="00CE3395"/>
    <w:rsid w:val="00CE3824"/>
    <w:rsid w:val="00CE3B07"/>
    <w:rsid w:val="00CE3E99"/>
    <w:rsid w:val="00CE4011"/>
    <w:rsid w:val="00CE408C"/>
    <w:rsid w:val="00CE4DC8"/>
    <w:rsid w:val="00CE594E"/>
    <w:rsid w:val="00CE5F21"/>
    <w:rsid w:val="00CE6D3A"/>
    <w:rsid w:val="00CE7BA5"/>
    <w:rsid w:val="00CF0DD8"/>
    <w:rsid w:val="00CF1216"/>
    <w:rsid w:val="00CF1811"/>
    <w:rsid w:val="00CF2CEE"/>
    <w:rsid w:val="00CF36CA"/>
    <w:rsid w:val="00CF40E0"/>
    <w:rsid w:val="00CF420A"/>
    <w:rsid w:val="00CF44B7"/>
    <w:rsid w:val="00CF4D0A"/>
    <w:rsid w:val="00CF529C"/>
    <w:rsid w:val="00CF6052"/>
    <w:rsid w:val="00CF607E"/>
    <w:rsid w:val="00CF66EE"/>
    <w:rsid w:val="00CF6B17"/>
    <w:rsid w:val="00CF6F23"/>
    <w:rsid w:val="00CF7853"/>
    <w:rsid w:val="00CF7E98"/>
    <w:rsid w:val="00D003D9"/>
    <w:rsid w:val="00D003DA"/>
    <w:rsid w:val="00D007CF"/>
    <w:rsid w:val="00D00E88"/>
    <w:rsid w:val="00D012C1"/>
    <w:rsid w:val="00D01C23"/>
    <w:rsid w:val="00D01EB3"/>
    <w:rsid w:val="00D02B73"/>
    <w:rsid w:val="00D02F76"/>
    <w:rsid w:val="00D0337B"/>
    <w:rsid w:val="00D03A34"/>
    <w:rsid w:val="00D03BF1"/>
    <w:rsid w:val="00D04310"/>
    <w:rsid w:val="00D04584"/>
    <w:rsid w:val="00D04851"/>
    <w:rsid w:val="00D05929"/>
    <w:rsid w:val="00D059FC"/>
    <w:rsid w:val="00D05D94"/>
    <w:rsid w:val="00D05E7A"/>
    <w:rsid w:val="00D065AF"/>
    <w:rsid w:val="00D06754"/>
    <w:rsid w:val="00D06C27"/>
    <w:rsid w:val="00D06DD3"/>
    <w:rsid w:val="00D070BC"/>
    <w:rsid w:val="00D072E6"/>
    <w:rsid w:val="00D072F9"/>
    <w:rsid w:val="00D07628"/>
    <w:rsid w:val="00D076E4"/>
    <w:rsid w:val="00D079B2"/>
    <w:rsid w:val="00D07B57"/>
    <w:rsid w:val="00D10011"/>
    <w:rsid w:val="00D1004A"/>
    <w:rsid w:val="00D114E9"/>
    <w:rsid w:val="00D11728"/>
    <w:rsid w:val="00D117A5"/>
    <w:rsid w:val="00D118CB"/>
    <w:rsid w:val="00D11960"/>
    <w:rsid w:val="00D11B26"/>
    <w:rsid w:val="00D12BAA"/>
    <w:rsid w:val="00D12C5A"/>
    <w:rsid w:val="00D1354A"/>
    <w:rsid w:val="00D13A84"/>
    <w:rsid w:val="00D13D46"/>
    <w:rsid w:val="00D13F99"/>
    <w:rsid w:val="00D13FAA"/>
    <w:rsid w:val="00D14184"/>
    <w:rsid w:val="00D14C23"/>
    <w:rsid w:val="00D14ED1"/>
    <w:rsid w:val="00D153BA"/>
    <w:rsid w:val="00D15B4C"/>
    <w:rsid w:val="00D15F78"/>
    <w:rsid w:val="00D165A1"/>
    <w:rsid w:val="00D169D5"/>
    <w:rsid w:val="00D16AEF"/>
    <w:rsid w:val="00D16B69"/>
    <w:rsid w:val="00D17765"/>
    <w:rsid w:val="00D17AC2"/>
    <w:rsid w:val="00D201A3"/>
    <w:rsid w:val="00D20650"/>
    <w:rsid w:val="00D20D3F"/>
    <w:rsid w:val="00D2122C"/>
    <w:rsid w:val="00D214E9"/>
    <w:rsid w:val="00D21669"/>
    <w:rsid w:val="00D21752"/>
    <w:rsid w:val="00D22815"/>
    <w:rsid w:val="00D22832"/>
    <w:rsid w:val="00D22948"/>
    <w:rsid w:val="00D22B30"/>
    <w:rsid w:val="00D22C2A"/>
    <w:rsid w:val="00D22FDA"/>
    <w:rsid w:val="00D23480"/>
    <w:rsid w:val="00D23659"/>
    <w:rsid w:val="00D2377C"/>
    <w:rsid w:val="00D23F58"/>
    <w:rsid w:val="00D244C5"/>
    <w:rsid w:val="00D24519"/>
    <w:rsid w:val="00D24AF2"/>
    <w:rsid w:val="00D2508B"/>
    <w:rsid w:val="00D2595C"/>
    <w:rsid w:val="00D26B86"/>
    <w:rsid w:val="00D272A9"/>
    <w:rsid w:val="00D27759"/>
    <w:rsid w:val="00D27C07"/>
    <w:rsid w:val="00D30002"/>
    <w:rsid w:val="00D30099"/>
    <w:rsid w:val="00D301F5"/>
    <w:rsid w:val="00D31266"/>
    <w:rsid w:val="00D3126C"/>
    <w:rsid w:val="00D312A9"/>
    <w:rsid w:val="00D314F9"/>
    <w:rsid w:val="00D31A23"/>
    <w:rsid w:val="00D32931"/>
    <w:rsid w:val="00D32947"/>
    <w:rsid w:val="00D32A4C"/>
    <w:rsid w:val="00D32C85"/>
    <w:rsid w:val="00D33246"/>
    <w:rsid w:val="00D3357F"/>
    <w:rsid w:val="00D3383C"/>
    <w:rsid w:val="00D34A8A"/>
    <w:rsid w:val="00D3581F"/>
    <w:rsid w:val="00D35D2B"/>
    <w:rsid w:val="00D36381"/>
    <w:rsid w:val="00D365BF"/>
    <w:rsid w:val="00D36EF9"/>
    <w:rsid w:val="00D377D3"/>
    <w:rsid w:val="00D37B02"/>
    <w:rsid w:val="00D37E87"/>
    <w:rsid w:val="00D37E9E"/>
    <w:rsid w:val="00D40E06"/>
    <w:rsid w:val="00D41A54"/>
    <w:rsid w:val="00D426EF"/>
    <w:rsid w:val="00D4293C"/>
    <w:rsid w:val="00D429C6"/>
    <w:rsid w:val="00D42F08"/>
    <w:rsid w:val="00D433AB"/>
    <w:rsid w:val="00D43DE5"/>
    <w:rsid w:val="00D43ED0"/>
    <w:rsid w:val="00D446AD"/>
    <w:rsid w:val="00D44A98"/>
    <w:rsid w:val="00D456B4"/>
    <w:rsid w:val="00D465B0"/>
    <w:rsid w:val="00D4666D"/>
    <w:rsid w:val="00D46E71"/>
    <w:rsid w:val="00D47748"/>
    <w:rsid w:val="00D4791B"/>
    <w:rsid w:val="00D47FFE"/>
    <w:rsid w:val="00D50256"/>
    <w:rsid w:val="00D50FC9"/>
    <w:rsid w:val="00D51592"/>
    <w:rsid w:val="00D528B6"/>
    <w:rsid w:val="00D52FC9"/>
    <w:rsid w:val="00D54012"/>
    <w:rsid w:val="00D54440"/>
    <w:rsid w:val="00D54B84"/>
    <w:rsid w:val="00D54CC3"/>
    <w:rsid w:val="00D54DDA"/>
    <w:rsid w:val="00D559E1"/>
    <w:rsid w:val="00D55B18"/>
    <w:rsid w:val="00D564AA"/>
    <w:rsid w:val="00D56D54"/>
    <w:rsid w:val="00D56ED7"/>
    <w:rsid w:val="00D57399"/>
    <w:rsid w:val="00D57A65"/>
    <w:rsid w:val="00D57C86"/>
    <w:rsid w:val="00D60311"/>
    <w:rsid w:val="00D6041A"/>
    <w:rsid w:val="00D604F3"/>
    <w:rsid w:val="00D60CC8"/>
    <w:rsid w:val="00D6167B"/>
    <w:rsid w:val="00D61B23"/>
    <w:rsid w:val="00D61E95"/>
    <w:rsid w:val="00D629C5"/>
    <w:rsid w:val="00D62A36"/>
    <w:rsid w:val="00D62AA9"/>
    <w:rsid w:val="00D62AFD"/>
    <w:rsid w:val="00D6333C"/>
    <w:rsid w:val="00D633EB"/>
    <w:rsid w:val="00D63B16"/>
    <w:rsid w:val="00D63B90"/>
    <w:rsid w:val="00D64595"/>
    <w:rsid w:val="00D64D08"/>
    <w:rsid w:val="00D64E42"/>
    <w:rsid w:val="00D64E8A"/>
    <w:rsid w:val="00D652D7"/>
    <w:rsid w:val="00D6544D"/>
    <w:rsid w:val="00D65AD8"/>
    <w:rsid w:val="00D6619A"/>
    <w:rsid w:val="00D6623F"/>
    <w:rsid w:val="00D66CFB"/>
    <w:rsid w:val="00D672CA"/>
    <w:rsid w:val="00D673C5"/>
    <w:rsid w:val="00D704E6"/>
    <w:rsid w:val="00D70534"/>
    <w:rsid w:val="00D70C3E"/>
    <w:rsid w:val="00D7125E"/>
    <w:rsid w:val="00D718B6"/>
    <w:rsid w:val="00D71CB4"/>
    <w:rsid w:val="00D71FAA"/>
    <w:rsid w:val="00D72089"/>
    <w:rsid w:val="00D721F6"/>
    <w:rsid w:val="00D724EA"/>
    <w:rsid w:val="00D72985"/>
    <w:rsid w:val="00D729D7"/>
    <w:rsid w:val="00D72D16"/>
    <w:rsid w:val="00D7329E"/>
    <w:rsid w:val="00D735DD"/>
    <w:rsid w:val="00D740D9"/>
    <w:rsid w:val="00D74436"/>
    <w:rsid w:val="00D7445D"/>
    <w:rsid w:val="00D7450E"/>
    <w:rsid w:val="00D75173"/>
    <w:rsid w:val="00D75ADA"/>
    <w:rsid w:val="00D75BDB"/>
    <w:rsid w:val="00D75EF7"/>
    <w:rsid w:val="00D75F7F"/>
    <w:rsid w:val="00D7614A"/>
    <w:rsid w:val="00D76468"/>
    <w:rsid w:val="00D765FF"/>
    <w:rsid w:val="00D76DF6"/>
    <w:rsid w:val="00D80E31"/>
    <w:rsid w:val="00D8113E"/>
    <w:rsid w:val="00D811C8"/>
    <w:rsid w:val="00D81204"/>
    <w:rsid w:val="00D81558"/>
    <w:rsid w:val="00D8230C"/>
    <w:rsid w:val="00D82437"/>
    <w:rsid w:val="00D824A2"/>
    <w:rsid w:val="00D828BB"/>
    <w:rsid w:val="00D828DB"/>
    <w:rsid w:val="00D82967"/>
    <w:rsid w:val="00D82FF7"/>
    <w:rsid w:val="00D838BB"/>
    <w:rsid w:val="00D838FF"/>
    <w:rsid w:val="00D841AC"/>
    <w:rsid w:val="00D84632"/>
    <w:rsid w:val="00D847FE"/>
    <w:rsid w:val="00D85148"/>
    <w:rsid w:val="00D85478"/>
    <w:rsid w:val="00D858E3"/>
    <w:rsid w:val="00D8681B"/>
    <w:rsid w:val="00D86AB1"/>
    <w:rsid w:val="00D86E11"/>
    <w:rsid w:val="00D86E3A"/>
    <w:rsid w:val="00D86F76"/>
    <w:rsid w:val="00D872A3"/>
    <w:rsid w:val="00D90B9F"/>
    <w:rsid w:val="00D91DA5"/>
    <w:rsid w:val="00D92134"/>
    <w:rsid w:val="00D923AF"/>
    <w:rsid w:val="00D926CD"/>
    <w:rsid w:val="00D92A40"/>
    <w:rsid w:val="00D92AB4"/>
    <w:rsid w:val="00D92C8D"/>
    <w:rsid w:val="00D9362E"/>
    <w:rsid w:val="00D93807"/>
    <w:rsid w:val="00D93B8E"/>
    <w:rsid w:val="00D940A5"/>
    <w:rsid w:val="00D94159"/>
    <w:rsid w:val="00D9439E"/>
    <w:rsid w:val="00D94668"/>
    <w:rsid w:val="00D94EB5"/>
    <w:rsid w:val="00D9535A"/>
    <w:rsid w:val="00D95AF1"/>
    <w:rsid w:val="00D95EFC"/>
    <w:rsid w:val="00D95F7C"/>
    <w:rsid w:val="00D960E3"/>
    <w:rsid w:val="00D964EA"/>
    <w:rsid w:val="00D965BA"/>
    <w:rsid w:val="00D966D0"/>
    <w:rsid w:val="00D971DB"/>
    <w:rsid w:val="00D97430"/>
    <w:rsid w:val="00D97653"/>
    <w:rsid w:val="00DA00F5"/>
    <w:rsid w:val="00DA0C59"/>
    <w:rsid w:val="00DA0E8E"/>
    <w:rsid w:val="00DA0EDA"/>
    <w:rsid w:val="00DA1025"/>
    <w:rsid w:val="00DA120E"/>
    <w:rsid w:val="00DA1539"/>
    <w:rsid w:val="00DA192C"/>
    <w:rsid w:val="00DA196D"/>
    <w:rsid w:val="00DA1A10"/>
    <w:rsid w:val="00DA21AF"/>
    <w:rsid w:val="00DA311B"/>
    <w:rsid w:val="00DA314B"/>
    <w:rsid w:val="00DA34AC"/>
    <w:rsid w:val="00DA3991"/>
    <w:rsid w:val="00DA4497"/>
    <w:rsid w:val="00DA47E7"/>
    <w:rsid w:val="00DA4CE3"/>
    <w:rsid w:val="00DA4D5A"/>
    <w:rsid w:val="00DA549D"/>
    <w:rsid w:val="00DA58C0"/>
    <w:rsid w:val="00DA62ED"/>
    <w:rsid w:val="00DA6FF8"/>
    <w:rsid w:val="00DA75BD"/>
    <w:rsid w:val="00DA776E"/>
    <w:rsid w:val="00DA7E16"/>
    <w:rsid w:val="00DB03A8"/>
    <w:rsid w:val="00DB0990"/>
    <w:rsid w:val="00DB0A1D"/>
    <w:rsid w:val="00DB0F62"/>
    <w:rsid w:val="00DB14E7"/>
    <w:rsid w:val="00DB1F23"/>
    <w:rsid w:val="00DB22D0"/>
    <w:rsid w:val="00DB243E"/>
    <w:rsid w:val="00DB2960"/>
    <w:rsid w:val="00DB2C72"/>
    <w:rsid w:val="00DB2F11"/>
    <w:rsid w:val="00DB39C1"/>
    <w:rsid w:val="00DB3CD1"/>
    <w:rsid w:val="00DB4291"/>
    <w:rsid w:val="00DB6FC5"/>
    <w:rsid w:val="00DB7661"/>
    <w:rsid w:val="00DB7E6C"/>
    <w:rsid w:val="00DC0351"/>
    <w:rsid w:val="00DC066A"/>
    <w:rsid w:val="00DC106A"/>
    <w:rsid w:val="00DC2132"/>
    <w:rsid w:val="00DC26B7"/>
    <w:rsid w:val="00DC277D"/>
    <w:rsid w:val="00DC3A84"/>
    <w:rsid w:val="00DC3E62"/>
    <w:rsid w:val="00DC4189"/>
    <w:rsid w:val="00DC4697"/>
    <w:rsid w:val="00DC4A0A"/>
    <w:rsid w:val="00DC4D71"/>
    <w:rsid w:val="00DC5105"/>
    <w:rsid w:val="00DC655E"/>
    <w:rsid w:val="00DC6779"/>
    <w:rsid w:val="00DC6C33"/>
    <w:rsid w:val="00DC70C9"/>
    <w:rsid w:val="00DC7E4D"/>
    <w:rsid w:val="00DD035F"/>
    <w:rsid w:val="00DD0873"/>
    <w:rsid w:val="00DD1611"/>
    <w:rsid w:val="00DD178B"/>
    <w:rsid w:val="00DD1FF0"/>
    <w:rsid w:val="00DD20B4"/>
    <w:rsid w:val="00DD24C5"/>
    <w:rsid w:val="00DD2A3C"/>
    <w:rsid w:val="00DD3452"/>
    <w:rsid w:val="00DD38FD"/>
    <w:rsid w:val="00DD393F"/>
    <w:rsid w:val="00DD3E8C"/>
    <w:rsid w:val="00DD4323"/>
    <w:rsid w:val="00DD479C"/>
    <w:rsid w:val="00DD508B"/>
    <w:rsid w:val="00DD533A"/>
    <w:rsid w:val="00DD5A29"/>
    <w:rsid w:val="00DD5A70"/>
    <w:rsid w:val="00DD5C52"/>
    <w:rsid w:val="00DD5D9D"/>
    <w:rsid w:val="00DD780A"/>
    <w:rsid w:val="00DD794E"/>
    <w:rsid w:val="00DD7F5A"/>
    <w:rsid w:val="00DE080F"/>
    <w:rsid w:val="00DE0937"/>
    <w:rsid w:val="00DE1B7B"/>
    <w:rsid w:val="00DE1D63"/>
    <w:rsid w:val="00DE20FE"/>
    <w:rsid w:val="00DE27CF"/>
    <w:rsid w:val="00DE2B48"/>
    <w:rsid w:val="00DE2E40"/>
    <w:rsid w:val="00DE3095"/>
    <w:rsid w:val="00DE35CB"/>
    <w:rsid w:val="00DE38D6"/>
    <w:rsid w:val="00DE3A66"/>
    <w:rsid w:val="00DE3C5B"/>
    <w:rsid w:val="00DE4060"/>
    <w:rsid w:val="00DE443E"/>
    <w:rsid w:val="00DE4CC8"/>
    <w:rsid w:val="00DE514C"/>
    <w:rsid w:val="00DE539E"/>
    <w:rsid w:val="00DE57BD"/>
    <w:rsid w:val="00DE5A87"/>
    <w:rsid w:val="00DE5DA4"/>
    <w:rsid w:val="00DE6981"/>
    <w:rsid w:val="00DE7543"/>
    <w:rsid w:val="00DE779D"/>
    <w:rsid w:val="00DE77AB"/>
    <w:rsid w:val="00DF01AF"/>
    <w:rsid w:val="00DF0443"/>
    <w:rsid w:val="00DF05F7"/>
    <w:rsid w:val="00DF0E7A"/>
    <w:rsid w:val="00DF1833"/>
    <w:rsid w:val="00DF1F16"/>
    <w:rsid w:val="00DF1F68"/>
    <w:rsid w:val="00DF1FA1"/>
    <w:rsid w:val="00DF21E9"/>
    <w:rsid w:val="00DF235B"/>
    <w:rsid w:val="00DF239F"/>
    <w:rsid w:val="00DF2B3D"/>
    <w:rsid w:val="00DF2FC4"/>
    <w:rsid w:val="00DF34B3"/>
    <w:rsid w:val="00DF3A86"/>
    <w:rsid w:val="00DF49FC"/>
    <w:rsid w:val="00DF4B5E"/>
    <w:rsid w:val="00DF4E6B"/>
    <w:rsid w:val="00DF568F"/>
    <w:rsid w:val="00DF582B"/>
    <w:rsid w:val="00DF5D42"/>
    <w:rsid w:val="00DF65AD"/>
    <w:rsid w:val="00DF6705"/>
    <w:rsid w:val="00DF69CD"/>
    <w:rsid w:val="00DF6C18"/>
    <w:rsid w:val="00DF6F3A"/>
    <w:rsid w:val="00DF70ED"/>
    <w:rsid w:val="00DF74DC"/>
    <w:rsid w:val="00DF75B7"/>
    <w:rsid w:val="00DF7630"/>
    <w:rsid w:val="00DF7DFC"/>
    <w:rsid w:val="00E003D2"/>
    <w:rsid w:val="00E008EF"/>
    <w:rsid w:val="00E00B2A"/>
    <w:rsid w:val="00E00E18"/>
    <w:rsid w:val="00E00F14"/>
    <w:rsid w:val="00E01600"/>
    <w:rsid w:val="00E019AB"/>
    <w:rsid w:val="00E01F86"/>
    <w:rsid w:val="00E0216F"/>
    <w:rsid w:val="00E0232E"/>
    <w:rsid w:val="00E02354"/>
    <w:rsid w:val="00E024EF"/>
    <w:rsid w:val="00E0288E"/>
    <w:rsid w:val="00E02BF7"/>
    <w:rsid w:val="00E03063"/>
    <w:rsid w:val="00E03636"/>
    <w:rsid w:val="00E039A4"/>
    <w:rsid w:val="00E04101"/>
    <w:rsid w:val="00E0421D"/>
    <w:rsid w:val="00E0494A"/>
    <w:rsid w:val="00E04B0E"/>
    <w:rsid w:val="00E04CAD"/>
    <w:rsid w:val="00E054E7"/>
    <w:rsid w:val="00E06386"/>
    <w:rsid w:val="00E063AA"/>
    <w:rsid w:val="00E06634"/>
    <w:rsid w:val="00E07C4F"/>
    <w:rsid w:val="00E1001C"/>
    <w:rsid w:val="00E10345"/>
    <w:rsid w:val="00E10FBF"/>
    <w:rsid w:val="00E11595"/>
    <w:rsid w:val="00E1253D"/>
    <w:rsid w:val="00E125B6"/>
    <w:rsid w:val="00E13253"/>
    <w:rsid w:val="00E13F27"/>
    <w:rsid w:val="00E14217"/>
    <w:rsid w:val="00E14F9C"/>
    <w:rsid w:val="00E15459"/>
    <w:rsid w:val="00E15864"/>
    <w:rsid w:val="00E15D37"/>
    <w:rsid w:val="00E15FB0"/>
    <w:rsid w:val="00E17096"/>
    <w:rsid w:val="00E175CD"/>
    <w:rsid w:val="00E1762F"/>
    <w:rsid w:val="00E178CA"/>
    <w:rsid w:val="00E17DE8"/>
    <w:rsid w:val="00E202BF"/>
    <w:rsid w:val="00E204B5"/>
    <w:rsid w:val="00E204FD"/>
    <w:rsid w:val="00E205B2"/>
    <w:rsid w:val="00E206AA"/>
    <w:rsid w:val="00E20D16"/>
    <w:rsid w:val="00E20DBA"/>
    <w:rsid w:val="00E21040"/>
    <w:rsid w:val="00E21476"/>
    <w:rsid w:val="00E21522"/>
    <w:rsid w:val="00E21694"/>
    <w:rsid w:val="00E2219D"/>
    <w:rsid w:val="00E22641"/>
    <w:rsid w:val="00E23F0C"/>
    <w:rsid w:val="00E2400B"/>
    <w:rsid w:val="00E24093"/>
    <w:rsid w:val="00E241F6"/>
    <w:rsid w:val="00E24756"/>
    <w:rsid w:val="00E24CE2"/>
    <w:rsid w:val="00E24EB4"/>
    <w:rsid w:val="00E25007"/>
    <w:rsid w:val="00E25461"/>
    <w:rsid w:val="00E254AF"/>
    <w:rsid w:val="00E25CC2"/>
    <w:rsid w:val="00E260EA"/>
    <w:rsid w:val="00E2670A"/>
    <w:rsid w:val="00E268D0"/>
    <w:rsid w:val="00E26B6C"/>
    <w:rsid w:val="00E2722B"/>
    <w:rsid w:val="00E27482"/>
    <w:rsid w:val="00E276D7"/>
    <w:rsid w:val="00E277EA"/>
    <w:rsid w:val="00E30D88"/>
    <w:rsid w:val="00E30F20"/>
    <w:rsid w:val="00E31108"/>
    <w:rsid w:val="00E3132A"/>
    <w:rsid w:val="00E3181A"/>
    <w:rsid w:val="00E31F1C"/>
    <w:rsid w:val="00E320ED"/>
    <w:rsid w:val="00E32184"/>
    <w:rsid w:val="00E322C5"/>
    <w:rsid w:val="00E32AE2"/>
    <w:rsid w:val="00E32E6C"/>
    <w:rsid w:val="00E337DB"/>
    <w:rsid w:val="00E33AFB"/>
    <w:rsid w:val="00E34218"/>
    <w:rsid w:val="00E3439F"/>
    <w:rsid w:val="00E3467A"/>
    <w:rsid w:val="00E34707"/>
    <w:rsid w:val="00E347E1"/>
    <w:rsid w:val="00E34EDC"/>
    <w:rsid w:val="00E35AF0"/>
    <w:rsid w:val="00E37E5E"/>
    <w:rsid w:val="00E40161"/>
    <w:rsid w:val="00E4022E"/>
    <w:rsid w:val="00E40D75"/>
    <w:rsid w:val="00E413FB"/>
    <w:rsid w:val="00E4173D"/>
    <w:rsid w:val="00E420AB"/>
    <w:rsid w:val="00E4393D"/>
    <w:rsid w:val="00E43B43"/>
    <w:rsid w:val="00E440FA"/>
    <w:rsid w:val="00E44358"/>
    <w:rsid w:val="00E44373"/>
    <w:rsid w:val="00E44627"/>
    <w:rsid w:val="00E448DA"/>
    <w:rsid w:val="00E4515A"/>
    <w:rsid w:val="00E453E3"/>
    <w:rsid w:val="00E45FCA"/>
    <w:rsid w:val="00E46282"/>
    <w:rsid w:val="00E46303"/>
    <w:rsid w:val="00E46DCE"/>
    <w:rsid w:val="00E4706E"/>
    <w:rsid w:val="00E4760D"/>
    <w:rsid w:val="00E47AD7"/>
    <w:rsid w:val="00E50584"/>
    <w:rsid w:val="00E50751"/>
    <w:rsid w:val="00E50771"/>
    <w:rsid w:val="00E50E91"/>
    <w:rsid w:val="00E51026"/>
    <w:rsid w:val="00E51967"/>
    <w:rsid w:val="00E5216E"/>
    <w:rsid w:val="00E523F8"/>
    <w:rsid w:val="00E5241F"/>
    <w:rsid w:val="00E52906"/>
    <w:rsid w:val="00E52D05"/>
    <w:rsid w:val="00E52E42"/>
    <w:rsid w:val="00E533B9"/>
    <w:rsid w:val="00E5391D"/>
    <w:rsid w:val="00E5392A"/>
    <w:rsid w:val="00E5419F"/>
    <w:rsid w:val="00E54705"/>
    <w:rsid w:val="00E54CB2"/>
    <w:rsid w:val="00E55DAB"/>
    <w:rsid w:val="00E568E6"/>
    <w:rsid w:val="00E574B7"/>
    <w:rsid w:val="00E609DE"/>
    <w:rsid w:val="00E60F3B"/>
    <w:rsid w:val="00E6155F"/>
    <w:rsid w:val="00E61629"/>
    <w:rsid w:val="00E616AF"/>
    <w:rsid w:val="00E62585"/>
    <w:rsid w:val="00E62B82"/>
    <w:rsid w:val="00E62FA6"/>
    <w:rsid w:val="00E6394A"/>
    <w:rsid w:val="00E63B07"/>
    <w:rsid w:val="00E649AC"/>
    <w:rsid w:val="00E64B8F"/>
    <w:rsid w:val="00E65228"/>
    <w:rsid w:val="00E65C28"/>
    <w:rsid w:val="00E66051"/>
    <w:rsid w:val="00E66BB3"/>
    <w:rsid w:val="00E67B4C"/>
    <w:rsid w:val="00E67D50"/>
    <w:rsid w:val="00E67FAF"/>
    <w:rsid w:val="00E708AD"/>
    <w:rsid w:val="00E70E25"/>
    <w:rsid w:val="00E70F3C"/>
    <w:rsid w:val="00E718FC"/>
    <w:rsid w:val="00E71986"/>
    <w:rsid w:val="00E71BAB"/>
    <w:rsid w:val="00E722A6"/>
    <w:rsid w:val="00E724DB"/>
    <w:rsid w:val="00E72524"/>
    <w:rsid w:val="00E725F1"/>
    <w:rsid w:val="00E72960"/>
    <w:rsid w:val="00E72B3F"/>
    <w:rsid w:val="00E72C29"/>
    <w:rsid w:val="00E736A0"/>
    <w:rsid w:val="00E73C6F"/>
    <w:rsid w:val="00E73E30"/>
    <w:rsid w:val="00E75247"/>
    <w:rsid w:val="00E75819"/>
    <w:rsid w:val="00E7667B"/>
    <w:rsid w:val="00E7694F"/>
    <w:rsid w:val="00E76F50"/>
    <w:rsid w:val="00E77020"/>
    <w:rsid w:val="00E77363"/>
    <w:rsid w:val="00E7766D"/>
    <w:rsid w:val="00E800DF"/>
    <w:rsid w:val="00E80B40"/>
    <w:rsid w:val="00E80BE9"/>
    <w:rsid w:val="00E80D3B"/>
    <w:rsid w:val="00E80FAE"/>
    <w:rsid w:val="00E8149C"/>
    <w:rsid w:val="00E814F4"/>
    <w:rsid w:val="00E81653"/>
    <w:rsid w:val="00E82344"/>
    <w:rsid w:val="00E82C6E"/>
    <w:rsid w:val="00E8349A"/>
    <w:rsid w:val="00E83CC7"/>
    <w:rsid w:val="00E83E18"/>
    <w:rsid w:val="00E849B3"/>
    <w:rsid w:val="00E84C49"/>
    <w:rsid w:val="00E84C82"/>
    <w:rsid w:val="00E84D64"/>
    <w:rsid w:val="00E84E86"/>
    <w:rsid w:val="00E85BA1"/>
    <w:rsid w:val="00E86BC6"/>
    <w:rsid w:val="00E86F17"/>
    <w:rsid w:val="00E872C9"/>
    <w:rsid w:val="00E87408"/>
    <w:rsid w:val="00E87B2D"/>
    <w:rsid w:val="00E87ECE"/>
    <w:rsid w:val="00E90153"/>
    <w:rsid w:val="00E90614"/>
    <w:rsid w:val="00E909C8"/>
    <w:rsid w:val="00E90E3F"/>
    <w:rsid w:val="00E914C4"/>
    <w:rsid w:val="00E921F1"/>
    <w:rsid w:val="00E9228B"/>
    <w:rsid w:val="00E928E2"/>
    <w:rsid w:val="00E934F5"/>
    <w:rsid w:val="00E946CF"/>
    <w:rsid w:val="00E94A2D"/>
    <w:rsid w:val="00E94DBE"/>
    <w:rsid w:val="00E95762"/>
    <w:rsid w:val="00E957B9"/>
    <w:rsid w:val="00E95849"/>
    <w:rsid w:val="00E95A38"/>
    <w:rsid w:val="00E95A4D"/>
    <w:rsid w:val="00E963AC"/>
    <w:rsid w:val="00E96961"/>
    <w:rsid w:val="00E96A2A"/>
    <w:rsid w:val="00E971D9"/>
    <w:rsid w:val="00E97212"/>
    <w:rsid w:val="00E97303"/>
    <w:rsid w:val="00E9736B"/>
    <w:rsid w:val="00E973CD"/>
    <w:rsid w:val="00E979FD"/>
    <w:rsid w:val="00E97A4F"/>
    <w:rsid w:val="00E97EE3"/>
    <w:rsid w:val="00EA002E"/>
    <w:rsid w:val="00EA028B"/>
    <w:rsid w:val="00EA0D41"/>
    <w:rsid w:val="00EA10C3"/>
    <w:rsid w:val="00EA12C6"/>
    <w:rsid w:val="00EA1528"/>
    <w:rsid w:val="00EA1EDF"/>
    <w:rsid w:val="00EA25CA"/>
    <w:rsid w:val="00EA29E9"/>
    <w:rsid w:val="00EA3441"/>
    <w:rsid w:val="00EA3AE7"/>
    <w:rsid w:val="00EA4378"/>
    <w:rsid w:val="00EA487A"/>
    <w:rsid w:val="00EA49D9"/>
    <w:rsid w:val="00EA5B89"/>
    <w:rsid w:val="00EA60D9"/>
    <w:rsid w:val="00EA6507"/>
    <w:rsid w:val="00EA7149"/>
    <w:rsid w:val="00EA72EC"/>
    <w:rsid w:val="00EA7411"/>
    <w:rsid w:val="00EA7A4A"/>
    <w:rsid w:val="00EA7C6C"/>
    <w:rsid w:val="00EA7DF8"/>
    <w:rsid w:val="00EB11CB"/>
    <w:rsid w:val="00EB11D7"/>
    <w:rsid w:val="00EB1925"/>
    <w:rsid w:val="00EB1F7E"/>
    <w:rsid w:val="00EB2376"/>
    <w:rsid w:val="00EB275A"/>
    <w:rsid w:val="00EB3282"/>
    <w:rsid w:val="00EB351F"/>
    <w:rsid w:val="00EB35D1"/>
    <w:rsid w:val="00EB3695"/>
    <w:rsid w:val="00EB383F"/>
    <w:rsid w:val="00EB411A"/>
    <w:rsid w:val="00EB4567"/>
    <w:rsid w:val="00EB4F8C"/>
    <w:rsid w:val="00EB70D2"/>
    <w:rsid w:val="00EB786A"/>
    <w:rsid w:val="00EC0073"/>
    <w:rsid w:val="00EC1578"/>
    <w:rsid w:val="00EC182F"/>
    <w:rsid w:val="00EC1C72"/>
    <w:rsid w:val="00EC1F55"/>
    <w:rsid w:val="00EC1F6C"/>
    <w:rsid w:val="00EC26D9"/>
    <w:rsid w:val="00EC272A"/>
    <w:rsid w:val="00EC28D9"/>
    <w:rsid w:val="00EC2A68"/>
    <w:rsid w:val="00EC2F5B"/>
    <w:rsid w:val="00EC2FB1"/>
    <w:rsid w:val="00EC3006"/>
    <w:rsid w:val="00EC32ED"/>
    <w:rsid w:val="00EC34D1"/>
    <w:rsid w:val="00EC3C6A"/>
    <w:rsid w:val="00EC3CC9"/>
    <w:rsid w:val="00EC3DC5"/>
    <w:rsid w:val="00EC407A"/>
    <w:rsid w:val="00EC4537"/>
    <w:rsid w:val="00EC4A49"/>
    <w:rsid w:val="00EC52AD"/>
    <w:rsid w:val="00EC5457"/>
    <w:rsid w:val="00EC5E8A"/>
    <w:rsid w:val="00EC5E92"/>
    <w:rsid w:val="00EC633B"/>
    <w:rsid w:val="00EC680A"/>
    <w:rsid w:val="00EC6ECA"/>
    <w:rsid w:val="00EC76B1"/>
    <w:rsid w:val="00EC7B5E"/>
    <w:rsid w:val="00ED0126"/>
    <w:rsid w:val="00ED0969"/>
    <w:rsid w:val="00ED0A4C"/>
    <w:rsid w:val="00ED0A97"/>
    <w:rsid w:val="00ED1057"/>
    <w:rsid w:val="00ED193A"/>
    <w:rsid w:val="00ED1FAF"/>
    <w:rsid w:val="00ED283D"/>
    <w:rsid w:val="00ED2A9F"/>
    <w:rsid w:val="00ED2B68"/>
    <w:rsid w:val="00ED363E"/>
    <w:rsid w:val="00ED3B4A"/>
    <w:rsid w:val="00ED4173"/>
    <w:rsid w:val="00ED4177"/>
    <w:rsid w:val="00ED4190"/>
    <w:rsid w:val="00ED41B6"/>
    <w:rsid w:val="00ED4E87"/>
    <w:rsid w:val="00ED5292"/>
    <w:rsid w:val="00ED5988"/>
    <w:rsid w:val="00ED5DB6"/>
    <w:rsid w:val="00ED5F8E"/>
    <w:rsid w:val="00ED676E"/>
    <w:rsid w:val="00ED6787"/>
    <w:rsid w:val="00ED6938"/>
    <w:rsid w:val="00ED6E76"/>
    <w:rsid w:val="00ED71CE"/>
    <w:rsid w:val="00ED74C6"/>
    <w:rsid w:val="00ED79BE"/>
    <w:rsid w:val="00EE14EF"/>
    <w:rsid w:val="00EE2AD9"/>
    <w:rsid w:val="00EE2BED"/>
    <w:rsid w:val="00EE31E1"/>
    <w:rsid w:val="00EE32E4"/>
    <w:rsid w:val="00EE3494"/>
    <w:rsid w:val="00EE3595"/>
    <w:rsid w:val="00EE374B"/>
    <w:rsid w:val="00EE3869"/>
    <w:rsid w:val="00EE3D2C"/>
    <w:rsid w:val="00EE3D31"/>
    <w:rsid w:val="00EE4136"/>
    <w:rsid w:val="00EE454C"/>
    <w:rsid w:val="00EE47A2"/>
    <w:rsid w:val="00EE525F"/>
    <w:rsid w:val="00EE5D6B"/>
    <w:rsid w:val="00EE609F"/>
    <w:rsid w:val="00EE60C6"/>
    <w:rsid w:val="00EE62BB"/>
    <w:rsid w:val="00EE62F9"/>
    <w:rsid w:val="00EE6431"/>
    <w:rsid w:val="00EE6532"/>
    <w:rsid w:val="00EE6A38"/>
    <w:rsid w:val="00EE78C0"/>
    <w:rsid w:val="00EE7946"/>
    <w:rsid w:val="00EE799B"/>
    <w:rsid w:val="00EE7D50"/>
    <w:rsid w:val="00EF0468"/>
    <w:rsid w:val="00EF05F0"/>
    <w:rsid w:val="00EF14B0"/>
    <w:rsid w:val="00EF217B"/>
    <w:rsid w:val="00EF4AAE"/>
    <w:rsid w:val="00EF4F7B"/>
    <w:rsid w:val="00EF5601"/>
    <w:rsid w:val="00EF57A9"/>
    <w:rsid w:val="00EF6B88"/>
    <w:rsid w:val="00EF6E04"/>
    <w:rsid w:val="00EF6E97"/>
    <w:rsid w:val="00EF744F"/>
    <w:rsid w:val="00EF75B7"/>
    <w:rsid w:val="00EF78AA"/>
    <w:rsid w:val="00EF791D"/>
    <w:rsid w:val="00EF7B72"/>
    <w:rsid w:val="00EF7D22"/>
    <w:rsid w:val="00EF7DFF"/>
    <w:rsid w:val="00F007E2"/>
    <w:rsid w:val="00F00825"/>
    <w:rsid w:val="00F009B4"/>
    <w:rsid w:val="00F00AEE"/>
    <w:rsid w:val="00F00B30"/>
    <w:rsid w:val="00F00C13"/>
    <w:rsid w:val="00F00EBC"/>
    <w:rsid w:val="00F01671"/>
    <w:rsid w:val="00F01735"/>
    <w:rsid w:val="00F01C38"/>
    <w:rsid w:val="00F01C66"/>
    <w:rsid w:val="00F029EF"/>
    <w:rsid w:val="00F02C39"/>
    <w:rsid w:val="00F0384B"/>
    <w:rsid w:val="00F03A21"/>
    <w:rsid w:val="00F04464"/>
    <w:rsid w:val="00F04505"/>
    <w:rsid w:val="00F04E38"/>
    <w:rsid w:val="00F05365"/>
    <w:rsid w:val="00F05EE6"/>
    <w:rsid w:val="00F0603A"/>
    <w:rsid w:val="00F07315"/>
    <w:rsid w:val="00F07A80"/>
    <w:rsid w:val="00F07B1F"/>
    <w:rsid w:val="00F07E44"/>
    <w:rsid w:val="00F07F38"/>
    <w:rsid w:val="00F1029B"/>
    <w:rsid w:val="00F10BFC"/>
    <w:rsid w:val="00F11BB5"/>
    <w:rsid w:val="00F1230A"/>
    <w:rsid w:val="00F1232A"/>
    <w:rsid w:val="00F1233A"/>
    <w:rsid w:val="00F12355"/>
    <w:rsid w:val="00F126A1"/>
    <w:rsid w:val="00F1312E"/>
    <w:rsid w:val="00F14162"/>
    <w:rsid w:val="00F1417B"/>
    <w:rsid w:val="00F146F5"/>
    <w:rsid w:val="00F15B31"/>
    <w:rsid w:val="00F169B5"/>
    <w:rsid w:val="00F16ABB"/>
    <w:rsid w:val="00F16AD3"/>
    <w:rsid w:val="00F175F8"/>
    <w:rsid w:val="00F17DAB"/>
    <w:rsid w:val="00F2028E"/>
    <w:rsid w:val="00F20396"/>
    <w:rsid w:val="00F20ABF"/>
    <w:rsid w:val="00F20F2A"/>
    <w:rsid w:val="00F214C1"/>
    <w:rsid w:val="00F217C8"/>
    <w:rsid w:val="00F21A82"/>
    <w:rsid w:val="00F21AA9"/>
    <w:rsid w:val="00F21CD6"/>
    <w:rsid w:val="00F21F1C"/>
    <w:rsid w:val="00F23A4A"/>
    <w:rsid w:val="00F23CB6"/>
    <w:rsid w:val="00F249C6"/>
    <w:rsid w:val="00F2515D"/>
    <w:rsid w:val="00F251BA"/>
    <w:rsid w:val="00F25BE0"/>
    <w:rsid w:val="00F26023"/>
    <w:rsid w:val="00F26039"/>
    <w:rsid w:val="00F263C4"/>
    <w:rsid w:val="00F26435"/>
    <w:rsid w:val="00F266C3"/>
    <w:rsid w:val="00F26889"/>
    <w:rsid w:val="00F2707C"/>
    <w:rsid w:val="00F270E3"/>
    <w:rsid w:val="00F272BD"/>
    <w:rsid w:val="00F31072"/>
    <w:rsid w:val="00F3117B"/>
    <w:rsid w:val="00F313B9"/>
    <w:rsid w:val="00F32112"/>
    <w:rsid w:val="00F322C8"/>
    <w:rsid w:val="00F3252B"/>
    <w:rsid w:val="00F325E8"/>
    <w:rsid w:val="00F3294B"/>
    <w:rsid w:val="00F32BB7"/>
    <w:rsid w:val="00F33988"/>
    <w:rsid w:val="00F33CB2"/>
    <w:rsid w:val="00F34275"/>
    <w:rsid w:val="00F34B99"/>
    <w:rsid w:val="00F35C80"/>
    <w:rsid w:val="00F364C9"/>
    <w:rsid w:val="00F36973"/>
    <w:rsid w:val="00F36AA5"/>
    <w:rsid w:val="00F36C84"/>
    <w:rsid w:val="00F378C9"/>
    <w:rsid w:val="00F37BE5"/>
    <w:rsid w:val="00F4071F"/>
    <w:rsid w:val="00F42228"/>
    <w:rsid w:val="00F42A2F"/>
    <w:rsid w:val="00F42C58"/>
    <w:rsid w:val="00F430B3"/>
    <w:rsid w:val="00F4320E"/>
    <w:rsid w:val="00F43D91"/>
    <w:rsid w:val="00F43E53"/>
    <w:rsid w:val="00F44485"/>
    <w:rsid w:val="00F4451F"/>
    <w:rsid w:val="00F44C3D"/>
    <w:rsid w:val="00F44E89"/>
    <w:rsid w:val="00F45058"/>
    <w:rsid w:val="00F4638A"/>
    <w:rsid w:val="00F4653E"/>
    <w:rsid w:val="00F4664E"/>
    <w:rsid w:val="00F46A9D"/>
    <w:rsid w:val="00F46E58"/>
    <w:rsid w:val="00F46F06"/>
    <w:rsid w:val="00F47136"/>
    <w:rsid w:val="00F47769"/>
    <w:rsid w:val="00F47811"/>
    <w:rsid w:val="00F47896"/>
    <w:rsid w:val="00F47AAC"/>
    <w:rsid w:val="00F503D0"/>
    <w:rsid w:val="00F506C9"/>
    <w:rsid w:val="00F50C66"/>
    <w:rsid w:val="00F50F2C"/>
    <w:rsid w:val="00F51041"/>
    <w:rsid w:val="00F513FE"/>
    <w:rsid w:val="00F51A81"/>
    <w:rsid w:val="00F51A86"/>
    <w:rsid w:val="00F51DC9"/>
    <w:rsid w:val="00F5224C"/>
    <w:rsid w:val="00F529EE"/>
    <w:rsid w:val="00F52DAB"/>
    <w:rsid w:val="00F52DB7"/>
    <w:rsid w:val="00F52FEF"/>
    <w:rsid w:val="00F5308F"/>
    <w:rsid w:val="00F532DC"/>
    <w:rsid w:val="00F53613"/>
    <w:rsid w:val="00F53C86"/>
    <w:rsid w:val="00F53EBC"/>
    <w:rsid w:val="00F543F0"/>
    <w:rsid w:val="00F561EF"/>
    <w:rsid w:val="00F56273"/>
    <w:rsid w:val="00F564B8"/>
    <w:rsid w:val="00F56711"/>
    <w:rsid w:val="00F56714"/>
    <w:rsid w:val="00F56751"/>
    <w:rsid w:val="00F567B3"/>
    <w:rsid w:val="00F56A35"/>
    <w:rsid w:val="00F570BA"/>
    <w:rsid w:val="00F570E3"/>
    <w:rsid w:val="00F57616"/>
    <w:rsid w:val="00F577E7"/>
    <w:rsid w:val="00F57CFD"/>
    <w:rsid w:val="00F57D02"/>
    <w:rsid w:val="00F57FB4"/>
    <w:rsid w:val="00F60F4D"/>
    <w:rsid w:val="00F61275"/>
    <w:rsid w:val="00F614A6"/>
    <w:rsid w:val="00F616C5"/>
    <w:rsid w:val="00F61F8B"/>
    <w:rsid w:val="00F620FC"/>
    <w:rsid w:val="00F624DE"/>
    <w:rsid w:val="00F62653"/>
    <w:rsid w:val="00F62A56"/>
    <w:rsid w:val="00F6373E"/>
    <w:rsid w:val="00F64264"/>
    <w:rsid w:val="00F646B2"/>
    <w:rsid w:val="00F64A75"/>
    <w:rsid w:val="00F64CCF"/>
    <w:rsid w:val="00F64E6C"/>
    <w:rsid w:val="00F652A3"/>
    <w:rsid w:val="00F655E9"/>
    <w:rsid w:val="00F65663"/>
    <w:rsid w:val="00F65C64"/>
    <w:rsid w:val="00F65FA2"/>
    <w:rsid w:val="00F66275"/>
    <w:rsid w:val="00F66E86"/>
    <w:rsid w:val="00F67CF4"/>
    <w:rsid w:val="00F70266"/>
    <w:rsid w:val="00F7026C"/>
    <w:rsid w:val="00F70745"/>
    <w:rsid w:val="00F70AF3"/>
    <w:rsid w:val="00F713AE"/>
    <w:rsid w:val="00F71480"/>
    <w:rsid w:val="00F71546"/>
    <w:rsid w:val="00F7185A"/>
    <w:rsid w:val="00F71906"/>
    <w:rsid w:val="00F71CF7"/>
    <w:rsid w:val="00F72D47"/>
    <w:rsid w:val="00F73088"/>
    <w:rsid w:val="00F737C7"/>
    <w:rsid w:val="00F73AFC"/>
    <w:rsid w:val="00F73C47"/>
    <w:rsid w:val="00F74499"/>
    <w:rsid w:val="00F74507"/>
    <w:rsid w:val="00F747A3"/>
    <w:rsid w:val="00F749F4"/>
    <w:rsid w:val="00F74A6E"/>
    <w:rsid w:val="00F74C46"/>
    <w:rsid w:val="00F751C4"/>
    <w:rsid w:val="00F7523B"/>
    <w:rsid w:val="00F755BA"/>
    <w:rsid w:val="00F75740"/>
    <w:rsid w:val="00F75DD5"/>
    <w:rsid w:val="00F7606B"/>
    <w:rsid w:val="00F7680B"/>
    <w:rsid w:val="00F77126"/>
    <w:rsid w:val="00F778BD"/>
    <w:rsid w:val="00F77907"/>
    <w:rsid w:val="00F7798C"/>
    <w:rsid w:val="00F77A1B"/>
    <w:rsid w:val="00F803C5"/>
    <w:rsid w:val="00F8069A"/>
    <w:rsid w:val="00F806AD"/>
    <w:rsid w:val="00F80AC1"/>
    <w:rsid w:val="00F815C8"/>
    <w:rsid w:val="00F816B0"/>
    <w:rsid w:val="00F816D1"/>
    <w:rsid w:val="00F81D29"/>
    <w:rsid w:val="00F82376"/>
    <w:rsid w:val="00F82681"/>
    <w:rsid w:val="00F829A3"/>
    <w:rsid w:val="00F82DAC"/>
    <w:rsid w:val="00F83101"/>
    <w:rsid w:val="00F834A4"/>
    <w:rsid w:val="00F839E3"/>
    <w:rsid w:val="00F83F1A"/>
    <w:rsid w:val="00F84175"/>
    <w:rsid w:val="00F84299"/>
    <w:rsid w:val="00F848F1"/>
    <w:rsid w:val="00F85402"/>
    <w:rsid w:val="00F86259"/>
    <w:rsid w:val="00F8634C"/>
    <w:rsid w:val="00F86598"/>
    <w:rsid w:val="00F87D90"/>
    <w:rsid w:val="00F87EE6"/>
    <w:rsid w:val="00F9030A"/>
    <w:rsid w:val="00F904EC"/>
    <w:rsid w:val="00F90AE6"/>
    <w:rsid w:val="00F90AF8"/>
    <w:rsid w:val="00F91153"/>
    <w:rsid w:val="00F917DC"/>
    <w:rsid w:val="00F91B16"/>
    <w:rsid w:val="00F91C4D"/>
    <w:rsid w:val="00F92228"/>
    <w:rsid w:val="00F922FA"/>
    <w:rsid w:val="00F924CF"/>
    <w:rsid w:val="00F92FD9"/>
    <w:rsid w:val="00F937B2"/>
    <w:rsid w:val="00F93AD9"/>
    <w:rsid w:val="00F93FD7"/>
    <w:rsid w:val="00F94024"/>
    <w:rsid w:val="00F94275"/>
    <w:rsid w:val="00F9482E"/>
    <w:rsid w:val="00F94FEF"/>
    <w:rsid w:val="00F957CE"/>
    <w:rsid w:val="00F95AFD"/>
    <w:rsid w:val="00F962F0"/>
    <w:rsid w:val="00F962FF"/>
    <w:rsid w:val="00F9796A"/>
    <w:rsid w:val="00F97B2C"/>
    <w:rsid w:val="00F97F78"/>
    <w:rsid w:val="00F97F9A"/>
    <w:rsid w:val="00FA04D8"/>
    <w:rsid w:val="00FA0677"/>
    <w:rsid w:val="00FA08CA"/>
    <w:rsid w:val="00FA1212"/>
    <w:rsid w:val="00FA19FC"/>
    <w:rsid w:val="00FA1B1C"/>
    <w:rsid w:val="00FA1FF9"/>
    <w:rsid w:val="00FA24EE"/>
    <w:rsid w:val="00FA26FC"/>
    <w:rsid w:val="00FA2C88"/>
    <w:rsid w:val="00FA2F9F"/>
    <w:rsid w:val="00FA367A"/>
    <w:rsid w:val="00FA3F04"/>
    <w:rsid w:val="00FA3F64"/>
    <w:rsid w:val="00FA41A4"/>
    <w:rsid w:val="00FA4515"/>
    <w:rsid w:val="00FA461F"/>
    <w:rsid w:val="00FA5194"/>
    <w:rsid w:val="00FA51E9"/>
    <w:rsid w:val="00FA5240"/>
    <w:rsid w:val="00FA6684"/>
    <w:rsid w:val="00FA675A"/>
    <w:rsid w:val="00FA6AED"/>
    <w:rsid w:val="00FA731E"/>
    <w:rsid w:val="00FA777D"/>
    <w:rsid w:val="00FB0160"/>
    <w:rsid w:val="00FB0242"/>
    <w:rsid w:val="00FB032C"/>
    <w:rsid w:val="00FB04DB"/>
    <w:rsid w:val="00FB0C3C"/>
    <w:rsid w:val="00FB1182"/>
    <w:rsid w:val="00FB16FD"/>
    <w:rsid w:val="00FB1EA6"/>
    <w:rsid w:val="00FB2388"/>
    <w:rsid w:val="00FB242C"/>
    <w:rsid w:val="00FB2586"/>
    <w:rsid w:val="00FB2B38"/>
    <w:rsid w:val="00FB3451"/>
    <w:rsid w:val="00FB3707"/>
    <w:rsid w:val="00FB433D"/>
    <w:rsid w:val="00FB4429"/>
    <w:rsid w:val="00FB4A3E"/>
    <w:rsid w:val="00FB4D73"/>
    <w:rsid w:val="00FB50E3"/>
    <w:rsid w:val="00FB50EA"/>
    <w:rsid w:val="00FB522D"/>
    <w:rsid w:val="00FB5F18"/>
    <w:rsid w:val="00FB6CB1"/>
    <w:rsid w:val="00FB7A82"/>
    <w:rsid w:val="00FB7FCD"/>
    <w:rsid w:val="00FC06CE"/>
    <w:rsid w:val="00FC073F"/>
    <w:rsid w:val="00FC0AF2"/>
    <w:rsid w:val="00FC0D50"/>
    <w:rsid w:val="00FC163D"/>
    <w:rsid w:val="00FC183A"/>
    <w:rsid w:val="00FC1A89"/>
    <w:rsid w:val="00FC20F6"/>
    <w:rsid w:val="00FC28EE"/>
    <w:rsid w:val="00FC2D1A"/>
    <w:rsid w:val="00FC2D72"/>
    <w:rsid w:val="00FC3BE0"/>
    <w:rsid w:val="00FC47B3"/>
    <w:rsid w:val="00FC4825"/>
    <w:rsid w:val="00FC4A47"/>
    <w:rsid w:val="00FC4EBF"/>
    <w:rsid w:val="00FC5F08"/>
    <w:rsid w:val="00FC6358"/>
    <w:rsid w:val="00FC6ACD"/>
    <w:rsid w:val="00FC6E96"/>
    <w:rsid w:val="00FC6FF3"/>
    <w:rsid w:val="00FC7809"/>
    <w:rsid w:val="00FD01CF"/>
    <w:rsid w:val="00FD0212"/>
    <w:rsid w:val="00FD0C9E"/>
    <w:rsid w:val="00FD10DF"/>
    <w:rsid w:val="00FD1288"/>
    <w:rsid w:val="00FD12E4"/>
    <w:rsid w:val="00FD1880"/>
    <w:rsid w:val="00FD1C2B"/>
    <w:rsid w:val="00FD2061"/>
    <w:rsid w:val="00FD2193"/>
    <w:rsid w:val="00FD2209"/>
    <w:rsid w:val="00FD2397"/>
    <w:rsid w:val="00FD24A9"/>
    <w:rsid w:val="00FD258C"/>
    <w:rsid w:val="00FD3115"/>
    <w:rsid w:val="00FD3135"/>
    <w:rsid w:val="00FD31BA"/>
    <w:rsid w:val="00FD320D"/>
    <w:rsid w:val="00FD3295"/>
    <w:rsid w:val="00FD36E3"/>
    <w:rsid w:val="00FD3893"/>
    <w:rsid w:val="00FD3A91"/>
    <w:rsid w:val="00FD4203"/>
    <w:rsid w:val="00FD4927"/>
    <w:rsid w:val="00FD4E10"/>
    <w:rsid w:val="00FD518D"/>
    <w:rsid w:val="00FD545D"/>
    <w:rsid w:val="00FD5596"/>
    <w:rsid w:val="00FD5CCC"/>
    <w:rsid w:val="00FD5D0D"/>
    <w:rsid w:val="00FD6845"/>
    <w:rsid w:val="00FD6E9E"/>
    <w:rsid w:val="00FD77A4"/>
    <w:rsid w:val="00FD7810"/>
    <w:rsid w:val="00FD7EFC"/>
    <w:rsid w:val="00FE0715"/>
    <w:rsid w:val="00FE0AE1"/>
    <w:rsid w:val="00FE10EA"/>
    <w:rsid w:val="00FE10FE"/>
    <w:rsid w:val="00FE1EE0"/>
    <w:rsid w:val="00FE23DE"/>
    <w:rsid w:val="00FE24DB"/>
    <w:rsid w:val="00FE2B99"/>
    <w:rsid w:val="00FE3D58"/>
    <w:rsid w:val="00FE3F77"/>
    <w:rsid w:val="00FE457E"/>
    <w:rsid w:val="00FE498B"/>
    <w:rsid w:val="00FE5067"/>
    <w:rsid w:val="00FE50B3"/>
    <w:rsid w:val="00FE525E"/>
    <w:rsid w:val="00FE6102"/>
    <w:rsid w:val="00FE6250"/>
    <w:rsid w:val="00FE6C58"/>
    <w:rsid w:val="00FE6E56"/>
    <w:rsid w:val="00FF01FD"/>
    <w:rsid w:val="00FF0AC2"/>
    <w:rsid w:val="00FF2316"/>
    <w:rsid w:val="00FF290C"/>
    <w:rsid w:val="00FF2D0C"/>
    <w:rsid w:val="00FF30D1"/>
    <w:rsid w:val="00FF4B00"/>
    <w:rsid w:val="00FF4D0E"/>
    <w:rsid w:val="00FF50F0"/>
    <w:rsid w:val="00FF6A63"/>
    <w:rsid w:val="00FF6F52"/>
    <w:rsid w:val="00FF704A"/>
    <w:rsid w:val="00FF71DF"/>
    <w:rsid w:val="00FF71E5"/>
    <w:rsid w:val="00FF75F2"/>
    <w:rsid w:val="00FF7A19"/>
    <w:rsid w:val="00FF7B17"/>
    <w:rsid w:val="0205563E"/>
    <w:rsid w:val="035D741A"/>
    <w:rsid w:val="037D4CFA"/>
    <w:rsid w:val="03A73366"/>
    <w:rsid w:val="03EC153E"/>
    <w:rsid w:val="046DA6E1"/>
    <w:rsid w:val="04830EA6"/>
    <w:rsid w:val="05AA4DC7"/>
    <w:rsid w:val="06CF49F9"/>
    <w:rsid w:val="07DB5C4E"/>
    <w:rsid w:val="07FC566E"/>
    <w:rsid w:val="081014D9"/>
    <w:rsid w:val="08842F13"/>
    <w:rsid w:val="08C91695"/>
    <w:rsid w:val="0A8F0FFC"/>
    <w:rsid w:val="0A995E3F"/>
    <w:rsid w:val="0CB64DC7"/>
    <w:rsid w:val="0D1D3EDB"/>
    <w:rsid w:val="0DBF6464"/>
    <w:rsid w:val="0FB1D869"/>
    <w:rsid w:val="0FFDDF23"/>
    <w:rsid w:val="111319A5"/>
    <w:rsid w:val="11FF41CD"/>
    <w:rsid w:val="12232186"/>
    <w:rsid w:val="12691A00"/>
    <w:rsid w:val="127B356D"/>
    <w:rsid w:val="13C13336"/>
    <w:rsid w:val="148461AA"/>
    <w:rsid w:val="17D565E9"/>
    <w:rsid w:val="183C2E96"/>
    <w:rsid w:val="189128A8"/>
    <w:rsid w:val="1906278C"/>
    <w:rsid w:val="191C3595"/>
    <w:rsid w:val="1A4A1BC5"/>
    <w:rsid w:val="1AA00A2C"/>
    <w:rsid w:val="1AFC9011"/>
    <w:rsid w:val="1B5D561E"/>
    <w:rsid w:val="1BEF8731"/>
    <w:rsid w:val="1C595648"/>
    <w:rsid w:val="1CE25824"/>
    <w:rsid w:val="1D0421E4"/>
    <w:rsid w:val="1D7BD6B5"/>
    <w:rsid w:val="1DF765ED"/>
    <w:rsid w:val="1E7B5360"/>
    <w:rsid w:val="1F7F41C6"/>
    <w:rsid w:val="1FCC4B68"/>
    <w:rsid w:val="1FDD2A9E"/>
    <w:rsid w:val="1FDE95CE"/>
    <w:rsid w:val="203B5800"/>
    <w:rsid w:val="210A5A82"/>
    <w:rsid w:val="21852481"/>
    <w:rsid w:val="222E3A53"/>
    <w:rsid w:val="229214D6"/>
    <w:rsid w:val="22B026FC"/>
    <w:rsid w:val="24422AC7"/>
    <w:rsid w:val="24800DA9"/>
    <w:rsid w:val="25040F8D"/>
    <w:rsid w:val="251B0ED4"/>
    <w:rsid w:val="257FFD52"/>
    <w:rsid w:val="25F7FBD8"/>
    <w:rsid w:val="2689D478"/>
    <w:rsid w:val="26A103F5"/>
    <w:rsid w:val="27AD4526"/>
    <w:rsid w:val="27F57A58"/>
    <w:rsid w:val="284662BA"/>
    <w:rsid w:val="28BE3C97"/>
    <w:rsid w:val="28D95574"/>
    <w:rsid w:val="29EEB581"/>
    <w:rsid w:val="2A5C458E"/>
    <w:rsid w:val="2A7C3754"/>
    <w:rsid w:val="2A9A4C9E"/>
    <w:rsid w:val="2AA8656E"/>
    <w:rsid w:val="2B773C0E"/>
    <w:rsid w:val="2B96248F"/>
    <w:rsid w:val="2CE960D3"/>
    <w:rsid w:val="2D1858EE"/>
    <w:rsid w:val="2D534F09"/>
    <w:rsid w:val="2DE74F89"/>
    <w:rsid w:val="2E162443"/>
    <w:rsid w:val="2E235E14"/>
    <w:rsid w:val="2E832320"/>
    <w:rsid w:val="2EFFFFBE"/>
    <w:rsid w:val="2F4D4AB6"/>
    <w:rsid w:val="2FBB546B"/>
    <w:rsid w:val="2FD79FF3"/>
    <w:rsid w:val="2FF7D2B0"/>
    <w:rsid w:val="3038368F"/>
    <w:rsid w:val="3129441F"/>
    <w:rsid w:val="316A69FC"/>
    <w:rsid w:val="317F6C7B"/>
    <w:rsid w:val="321D61A3"/>
    <w:rsid w:val="32D774EC"/>
    <w:rsid w:val="333D430F"/>
    <w:rsid w:val="337F0116"/>
    <w:rsid w:val="33BA329E"/>
    <w:rsid w:val="34E556F8"/>
    <w:rsid w:val="35FF6D9C"/>
    <w:rsid w:val="361F6C02"/>
    <w:rsid w:val="36E70B60"/>
    <w:rsid w:val="37F9A197"/>
    <w:rsid w:val="37FFCD76"/>
    <w:rsid w:val="3A1170B2"/>
    <w:rsid w:val="3A3C7C05"/>
    <w:rsid w:val="3A567980"/>
    <w:rsid w:val="3A57844E"/>
    <w:rsid w:val="3B77B534"/>
    <w:rsid w:val="3B823ED6"/>
    <w:rsid w:val="3BB5320A"/>
    <w:rsid w:val="3BDB75AA"/>
    <w:rsid w:val="3BF7E746"/>
    <w:rsid w:val="3BF7F383"/>
    <w:rsid w:val="3BFAFF8F"/>
    <w:rsid w:val="3C7754FD"/>
    <w:rsid w:val="3CF836DA"/>
    <w:rsid w:val="3CFFEA8A"/>
    <w:rsid w:val="3D8C2F9A"/>
    <w:rsid w:val="3ED8F48C"/>
    <w:rsid w:val="3EFFB062"/>
    <w:rsid w:val="3F5BFD1B"/>
    <w:rsid w:val="3F6F9BCC"/>
    <w:rsid w:val="3F7ABCC9"/>
    <w:rsid w:val="3FAB35E8"/>
    <w:rsid w:val="3FAF580E"/>
    <w:rsid w:val="3FAFF2D7"/>
    <w:rsid w:val="3FCBBD18"/>
    <w:rsid w:val="3FDFE1DC"/>
    <w:rsid w:val="3FEF37BC"/>
    <w:rsid w:val="3FEFF3B6"/>
    <w:rsid w:val="3FF7AA4F"/>
    <w:rsid w:val="3FFF3420"/>
    <w:rsid w:val="402E0306"/>
    <w:rsid w:val="405F0E2A"/>
    <w:rsid w:val="40C02BA1"/>
    <w:rsid w:val="40CA262F"/>
    <w:rsid w:val="42102BF1"/>
    <w:rsid w:val="42921C65"/>
    <w:rsid w:val="42A010FB"/>
    <w:rsid w:val="44C6224A"/>
    <w:rsid w:val="44C87A36"/>
    <w:rsid w:val="4528057D"/>
    <w:rsid w:val="467BC235"/>
    <w:rsid w:val="46BFD339"/>
    <w:rsid w:val="473F629C"/>
    <w:rsid w:val="47AEB54D"/>
    <w:rsid w:val="47B74647"/>
    <w:rsid w:val="483F740C"/>
    <w:rsid w:val="4913534F"/>
    <w:rsid w:val="49277C2D"/>
    <w:rsid w:val="49FA7A20"/>
    <w:rsid w:val="4A174DFA"/>
    <w:rsid w:val="4A3E9C89"/>
    <w:rsid w:val="4BE97386"/>
    <w:rsid w:val="4BFDDFD8"/>
    <w:rsid w:val="4C336AEC"/>
    <w:rsid w:val="4D086DAF"/>
    <w:rsid w:val="4D877C9D"/>
    <w:rsid w:val="4DCF4FAE"/>
    <w:rsid w:val="4F1F6AEC"/>
    <w:rsid w:val="4F6F3AF2"/>
    <w:rsid w:val="4F81640A"/>
    <w:rsid w:val="505110CC"/>
    <w:rsid w:val="509E355C"/>
    <w:rsid w:val="50DD28EE"/>
    <w:rsid w:val="512247A5"/>
    <w:rsid w:val="5167665C"/>
    <w:rsid w:val="51C765DB"/>
    <w:rsid w:val="5231424B"/>
    <w:rsid w:val="52FF0CFA"/>
    <w:rsid w:val="53643C8C"/>
    <w:rsid w:val="540D78D2"/>
    <w:rsid w:val="5428083B"/>
    <w:rsid w:val="54C81044"/>
    <w:rsid w:val="54E42249"/>
    <w:rsid w:val="56605F80"/>
    <w:rsid w:val="575E52E4"/>
    <w:rsid w:val="57A27D3C"/>
    <w:rsid w:val="57D7671B"/>
    <w:rsid w:val="57FD96E2"/>
    <w:rsid w:val="593C6C30"/>
    <w:rsid w:val="597F6ECB"/>
    <w:rsid w:val="59FAA61C"/>
    <w:rsid w:val="5A1A0443"/>
    <w:rsid w:val="5A1A6446"/>
    <w:rsid w:val="5AF5B480"/>
    <w:rsid w:val="5B177EE6"/>
    <w:rsid w:val="5B3DC026"/>
    <w:rsid w:val="5B5347EA"/>
    <w:rsid w:val="5B9E3A18"/>
    <w:rsid w:val="5BBFE251"/>
    <w:rsid w:val="5BE2670A"/>
    <w:rsid w:val="5BEF73AC"/>
    <w:rsid w:val="5BF774DB"/>
    <w:rsid w:val="5BF7E378"/>
    <w:rsid w:val="5BFFE2DA"/>
    <w:rsid w:val="5C052CF9"/>
    <w:rsid w:val="5C244D97"/>
    <w:rsid w:val="5D0834D5"/>
    <w:rsid w:val="5D265221"/>
    <w:rsid w:val="5D2D78DC"/>
    <w:rsid w:val="5DB5A93E"/>
    <w:rsid w:val="5DE719A0"/>
    <w:rsid w:val="5DFA29A6"/>
    <w:rsid w:val="5DFF8741"/>
    <w:rsid w:val="5E579EAF"/>
    <w:rsid w:val="5EBDB9EB"/>
    <w:rsid w:val="5EFFC154"/>
    <w:rsid w:val="5F714299"/>
    <w:rsid w:val="5F77C2D7"/>
    <w:rsid w:val="5FE7187C"/>
    <w:rsid w:val="5FEBEF82"/>
    <w:rsid w:val="5FF388AA"/>
    <w:rsid w:val="5FF7EB44"/>
    <w:rsid w:val="5FF99962"/>
    <w:rsid w:val="5FFF3AA9"/>
    <w:rsid w:val="5FFFAA28"/>
    <w:rsid w:val="5FFFB62C"/>
    <w:rsid w:val="60AD7AC5"/>
    <w:rsid w:val="612F63D0"/>
    <w:rsid w:val="61D94663"/>
    <w:rsid w:val="61FBA849"/>
    <w:rsid w:val="62736405"/>
    <w:rsid w:val="62954CB0"/>
    <w:rsid w:val="62CD5E23"/>
    <w:rsid w:val="638972AB"/>
    <w:rsid w:val="64FFE652"/>
    <w:rsid w:val="653E2AFF"/>
    <w:rsid w:val="65E2233B"/>
    <w:rsid w:val="65E30F82"/>
    <w:rsid w:val="6634769C"/>
    <w:rsid w:val="66E964C1"/>
    <w:rsid w:val="67761120"/>
    <w:rsid w:val="67A0156A"/>
    <w:rsid w:val="67BE5949"/>
    <w:rsid w:val="67EC6357"/>
    <w:rsid w:val="680F3CA6"/>
    <w:rsid w:val="686F8147"/>
    <w:rsid w:val="6A162AC3"/>
    <w:rsid w:val="6AF8E045"/>
    <w:rsid w:val="6B7797C9"/>
    <w:rsid w:val="6BAD6954"/>
    <w:rsid w:val="6BB76021"/>
    <w:rsid w:val="6BCFFFC1"/>
    <w:rsid w:val="6BEC954D"/>
    <w:rsid w:val="6C948E09"/>
    <w:rsid w:val="6CFEBBCE"/>
    <w:rsid w:val="6D7B1137"/>
    <w:rsid w:val="6D862C1D"/>
    <w:rsid w:val="6DB76E87"/>
    <w:rsid w:val="6DBFE9BB"/>
    <w:rsid w:val="6DD814AA"/>
    <w:rsid w:val="6DDF8BA4"/>
    <w:rsid w:val="6E339004"/>
    <w:rsid w:val="6E451323"/>
    <w:rsid w:val="6E7F4911"/>
    <w:rsid w:val="6EBF2A8B"/>
    <w:rsid w:val="6EFB25A7"/>
    <w:rsid w:val="6EFF25CB"/>
    <w:rsid w:val="6F0905E1"/>
    <w:rsid w:val="6F1928EC"/>
    <w:rsid w:val="6F5D795F"/>
    <w:rsid w:val="6F7F9F86"/>
    <w:rsid w:val="6F9384D8"/>
    <w:rsid w:val="6F9FAC64"/>
    <w:rsid w:val="6FAF698D"/>
    <w:rsid w:val="6FD7E6AD"/>
    <w:rsid w:val="6FE04CC6"/>
    <w:rsid w:val="6FEF2099"/>
    <w:rsid w:val="6FFDBF6C"/>
    <w:rsid w:val="6FFE76FE"/>
    <w:rsid w:val="706A4E9D"/>
    <w:rsid w:val="70B31754"/>
    <w:rsid w:val="715705DA"/>
    <w:rsid w:val="71822524"/>
    <w:rsid w:val="71EE24CE"/>
    <w:rsid w:val="72D02E12"/>
    <w:rsid w:val="72FDAF6C"/>
    <w:rsid w:val="733F0D8F"/>
    <w:rsid w:val="73FDDDD1"/>
    <w:rsid w:val="749FC9F6"/>
    <w:rsid w:val="74E226CB"/>
    <w:rsid w:val="75345D07"/>
    <w:rsid w:val="756B95E9"/>
    <w:rsid w:val="75DEF713"/>
    <w:rsid w:val="7677A304"/>
    <w:rsid w:val="767D19B3"/>
    <w:rsid w:val="76BB0D05"/>
    <w:rsid w:val="76C38488"/>
    <w:rsid w:val="77076AC0"/>
    <w:rsid w:val="77414A64"/>
    <w:rsid w:val="7767BFE0"/>
    <w:rsid w:val="777F718A"/>
    <w:rsid w:val="77BBCC43"/>
    <w:rsid w:val="77BFCA30"/>
    <w:rsid w:val="77EA42B1"/>
    <w:rsid w:val="77F6C521"/>
    <w:rsid w:val="77FA1006"/>
    <w:rsid w:val="783A59CC"/>
    <w:rsid w:val="78A74925"/>
    <w:rsid w:val="78D79D88"/>
    <w:rsid w:val="79FF7A39"/>
    <w:rsid w:val="7A3F155D"/>
    <w:rsid w:val="7A77B36F"/>
    <w:rsid w:val="7AB6165D"/>
    <w:rsid w:val="7AF34766"/>
    <w:rsid w:val="7AF7B629"/>
    <w:rsid w:val="7B2F4DB4"/>
    <w:rsid w:val="7B6EB39A"/>
    <w:rsid w:val="7B7BB1D2"/>
    <w:rsid w:val="7B7E29E7"/>
    <w:rsid w:val="7BAA12CA"/>
    <w:rsid w:val="7BAB2F7F"/>
    <w:rsid w:val="7BABDD35"/>
    <w:rsid w:val="7BB3FBB0"/>
    <w:rsid w:val="7BDDB0E4"/>
    <w:rsid w:val="7BDE14CC"/>
    <w:rsid w:val="7BEA0E6B"/>
    <w:rsid w:val="7BEFB172"/>
    <w:rsid w:val="7BF747D6"/>
    <w:rsid w:val="7BFA29EC"/>
    <w:rsid w:val="7BFF49B1"/>
    <w:rsid w:val="7C941083"/>
    <w:rsid w:val="7CF79338"/>
    <w:rsid w:val="7CFE29F1"/>
    <w:rsid w:val="7D064002"/>
    <w:rsid w:val="7D6533CB"/>
    <w:rsid w:val="7D6C6C43"/>
    <w:rsid w:val="7D7D0D60"/>
    <w:rsid w:val="7D7DE7E8"/>
    <w:rsid w:val="7D7E06C4"/>
    <w:rsid w:val="7DBDF386"/>
    <w:rsid w:val="7DBDF7FA"/>
    <w:rsid w:val="7DDD46D1"/>
    <w:rsid w:val="7DF2555F"/>
    <w:rsid w:val="7DF7D452"/>
    <w:rsid w:val="7DFF0CE1"/>
    <w:rsid w:val="7E371554"/>
    <w:rsid w:val="7E7F5277"/>
    <w:rsid w:val="7E7FE7F1"/>
    <w:rsid w:val="7EBF346B"/>
    <w:rsid w:val="7EC56936"/>
    <w:rsid w:val="7ED7C6A8"/>
    <w:rsid w:val="7EDF6D21"/>
    <w:rsid w:val="7EEFD4AF"/>
    <w:rsid w:val="7EFE87A1"/>
    <w:rsid w:val="7F1BA2E1"/>
    <w:rsid w:val="7F5FF8CC"/>
    <w:rsid w:val="7F736EC0"/>
    <w:rsid w:val="7F7B8FEB"/>
    <w:rsid w:val="7F7DCA86"/>
    <w:rsid w:val="7F7F9E1C"/>
    <w:rsid w:val="7F9FD0BF"/>
    <w:rsid w:val="7FA5DCBD"/>
    <w:rsid w:val="7FAF6AAA"/>
    <w:rsid w:val="7FBA141B"/>
    <w:rsid w:val="7FCF8E92"/>
    <w:rsid w:val="7FDDFE08"/>
    <w:rsid w:val="7FDF87A4"/>
    <w:rsid w:val="7FDF87E3"/>
    <w:rsid w:val="7FE365A3"/>
    <w:rsid w:val="7FEF426D"/>
    <w:rsid w:val="7FEF65FA"/>
    <w:rsid w:val="7FF2BD0B"/>
    <w:rsid w:val="7FF6C6AE"/>
    <w:rsid w:val="7FF6CEB6"/>
    <w:rsid w:val="7FF7A114"/>
    <w:rsid w:val="7FFA4A4E"/>
    <w:rsid w:val="7FFB3988"/>
    <w:rsid w:val="7FFBEAE1"/>
    <w:rsid w:val="7FFF626F"/>
    <w:rsid w:val="7FFF998E"/>
    <w:rsid w:val="89BE41A8"/>
    <w:rsid w:val="8FE39D3B"/>
    <w:rsid w:val="92F3D0D6"/>
    <w:rsid w:val="97FF875A"/>
    <w:rsid w:val="9BAF4A05"/>
    <w:rsid w:val="9BB4A4F8"/>
    <w:rsid w:val="9FCD9FFD"/>
    <w:rsid w:val="9FEF397C"/>
    <w:rsid w:val="A3BD4776"/>
    <w:rsid w:val="A5EDDD92"/>
    <w:rsid w:val="A8FF82D6"/>
    <w:rsid w:val="AACF44C2"/>
    <w:rsid w:val="AB7F46E9"/>
    <w:rsid w:val="AD3F7073"/>
    <w:rsid w:val="AEE765D8"/>
    <w:rsid w:val="AFE761D3"/>
    <w:rsid w:val="AFF55E30"/>
    <w:rsid w:val="AFFFE881"/>
    <w:rsid w:val="B65F4FB0"/>
    <w:rsid w:val="B6EF1EFE"/>
    <w:rsid w:val="B6EF2505"/>
    <w:rsid w:val="B7A6E6AE"/>
    <w:rsid w:val="BADEDD4C"/>
    <w:rsid w:val="BB7B7BC0"/>
    <w:rsid w:val="BBF6B8C1"/>
    <w:rsid w:val="BCF6EF9F"/>
    <w:rsid w:val="BD2F8092"/>
    <w:rsid w:val="BD3DF16F"/>
    <w:rsid w:val="BD8D2907"/>
    <w:rsid w:val="BDEB95B5"/>
    <w:rsid w:val="BDED3F0A"/>
    <w:rsid w:val="BDF61878"/>
    <w:rsid w:val="BDF99EF0"/>
    <w:rsid w:val="BEF6230E"/>
    <w:rsid w:val="BF3F0ECD"/>
    <w:rsid w:val="BF3F7657"/>
    <w:rsid w:val="BF7A8042"/>
    <w:rsid w:val="BFBB59FE"/>
    <w:rsid w:val="BFBFD1BC"/>
    <w:rsid w:val="BFE66CB8"/>
    <w:rsid w:val="BFEA514C"/>
    <w:rsid w:val="BFED1089"/>
    <w:rsid w:val="BFFD64C1"/>
    <w:rsid w:val="BFFE462F"/>
    <w:rsid w:val="BFFE4AE0"/>
    <w:rsid w:val="BFFF8EF1"/>
    <w:rsid w:val="C0B776D8"/>
    <w:rsid w:val="C3BFDF3F"/>
    <w:rsid w:val="CCA7819A"/>
    <w:rsid w:val="CCFF7AFE"/>
    <w:rsid w:val="CE9CDB26"/>
    <w:rsid w:val="CEFF1FB9"/>
    <w:rsid w:val="CFF40083"/>
    <w:rsid w:val="CFFE015E"/>
    <w:rsid w:val="CFFE4FD3"/>
    <w:rsid w:val="D2DE3C95"/>
    <w:rsid w:val="D33EC624"/>
    <w:rsid w:val="D3AFCBFB"/>
    <w:rsid w:val="D3EE0570"/>
    <w:rsid w:val="D5B38B26"/>
    <w:rsid w:val="D7EE8BEC"/>
    <w:rsid w:val="DAEADB58"/>
    <w:rsid w:val="DBEFC6F6"/>
    <w:rsid w:val="DD6F019F"/>
    <w:rsid w:val="DDAB889C"/>
    <w:rsid w:val="DDF3E6F8"/>
    <w:rsid w:val="DDFA5827"/>
    <w:rsid w:val="DE8DF402"/>
    <w:rsid w:val="DEFCE001"/>
    <w:rsid w:val="DEFF94A8"/>
    <w:rsid w:val="DF737C88"/>
    <w:rsid w:val="DF7F4FDB"/>
    <w:rsid w:val="DFB713E6"/>
    <w:rsid w:val="DFCD0AC4"/>
    <w:rsid w:val="DFCF8A88"/>
    <w:rsid w:val="DFDF39F8"/>
    <w:rsid w:val="DFEBDE58"/>
    <w:rsid w:val="DFEF000B"/>
    <w:rsid w:val="DFF98F72"/>
    <w:rsid w:val="DFFB7276"/>
    <w:rsid w:val="DFFBDBA1"/>
    <w:rsid w:val="DFFD5DA0"/>
    <w:rsid w:val="DFFED23C"/>
    <w:rsid w:val="E2FFE93A"/>
    <w:rsid w:val="E6339223"/>
    <w:rsid w:val="E6E76AAE"/>
    <w:rsid w:val="E7AD1013"/>
    <w:rsid w:val="EAFAB41B"/>
    <w:rsid w:val="EB1C8AFD"/>
    <w:rsid w:val="EB7FCE77"/>
    <w:rsid w:val="EBBFFB69"/>
    <w:rsid w:val="ED5FB80B"/>
    <w:rsid w:val="EDBC0D09"/>
    <w:rsid w:val="EDEED880"/>
    <w:rsid w:val="EE7E6819"/>
    <w:rsid w:val="EEAA96BB"/>
    <w:rsid w:val="EEFF33CC"/>
    <w:rsid w:val="EF356F30"/>
    <w:rsid w:val="EF47AA2E"/>
    <w:rsid w:val="EF7B43B0"/>
    <w:rsid w:val="EF7F27CD"/>
    <w:rsid w:val="EFB768F0"/>
    <w:rsid w:val="EFBDD7CB"/>
    <w:rsid w:val="EFD7181F"/>
    <w:rsid w:val="EFDBD76D"/>
    <w:rsid w:val="EFE92FCB"/>
    <w:rsid w:val="EFF42378"/>
    <w:rsid w:val="EFFBD107"/>
    <w:rsid w:val="EFFFAB34"/>
    <w:rsid w:val="F2DC98D4"/>
    <w:rsid w:val="F2DFBB27"/>
    <w:rsid w:val="F2FF9D78"/>
    <w:rsid w:val="F33DF778"/>
    <w:rsid w:val="F3BDCBA0"/>
    <w:rsid w:val="F3F588C3"/>
    <w:rsid w:val="F4FF1C6E"/>
    <w:rsid w:val="F55586EF"/>
    <w:rsid w:val="F5F93159"/>
    <w:rsid w:val="F5FA6F1B"/>
    <w:rsid w:val="F5FBA7C3"/>
    <w:rsid w:val="F6A64CFE"/>
    <w:rsid w:val="F79D8E03"/>
    <w:rsid w:val="F7BF526E"/>
    <w:rsid w:val="F7C9AF24"/>
    <w:rsid w:val="F7D33562"/>
    <w:rsid w:val="F7D6C505"/>
    <w:rsid w:val="F7EFF264"/>
    <w:rsid w:val="F7FB89C3"/>
    <w:rsid w:val="F7FBE645"/>
    <w:rsid w:val="F7FC485D"/>
    <w:rsid w:val="F7FE1CF0"/>
    <w:rsid w:val="F7FF86F6"/>
    <w:rsid w:val="F8D6ED5F"/>
    <w:rsid w:val="F96B8A86"/>
    <w:rsid w:val="F9FF3E84"/>
    <w:rsid w:val="FA7F1228"/>
    <w:rsid w:val="FAE6C0BD"/>
    <w:rsid w:val="FAEF92EF"/>
    <w:rsid w:val="FB5D3B78"/>
    <w:rsid w:val="FB9FD163"/>
    <w:rsid w:val="FBDFA2D1"/>
    <w:rsid w:val="FBDFEE92"/>
    <w:rsid w:val="FBEE2FAA"/>
    <w:rsid w:val="FBEF2AD4"/>
    <w:rsid w:val="FBF6B774"/>
    <w:rsid w:val="FBFC8833"/>
    <w:rsid w:val="FBFF55C8"/>
    <w:rsid w:val="FCB6C141"/>
    <w:rsid w:val="FCFF4F15"/>
    <w:rsid w:val="FDD7CADC"/>
    <w:rsid w:val="FDDEE986"/>
    <w:rsid w:val="FDDF420E"/>
    <w:rsid w:val="FDEFBE08"/>
    <w:rsid w:val="FDF210C7"/>
    <w:rsid w:val="FDF6FEE1"/>
    <w:rsid w:val="FDF7EF78"/>
    <w:rsid w:val="FDFE9B41"/>
    <w:rsid w:val="FDFF52EB"/>
    <w:rsid w:val="FDFF855A"/>
    <w:rsid w:val="FDFF8988"/>
    <w:rsid w:val="FDFFBD5B"/>
    <w:rsid w:val="FE3FD9E6"/>
    <w:rsid w:val="FE7C9025"/>
    <w:rsid w:val="FE7EC08F"/>
    <w:rsid w:val="FE7F0C23"/>
    <w:rsid w:val="FEA94938"/>
    <w:rsid w:val="FED91000"/>
    <w:rsid w:val="FEF742AA"/>
    <w:rsid w:val="FEFE637E"/>
    <w:rsid w:val="FF17DB96"/>
    <w:rsid w:val="FF2F6C16"/>
    <w:rsid w:val="FF5FFDD4"/>
    <w:rsid w:val="FF7EB419"/>
    <w:rsid w:val="FF9AAFD5"/>
    <w:rsid w:val="FFA7586E"/>
    <w:rsid w:val="FFAB6896"/>
    <w:rsid w:val="FFAE7EB6"/>
    <w:rsid w:val="FFB85136"/>
    <w:rsid w:val="FFBB3AEA"/>
    <w:rsid w:val="FFBF91BF"/>
    <w:rsid w:val="FFCBDD06"/>
    <w:rsid w:val="FFDB24BD"/>
    <w:rsid w:val="FFE304AC"/>
    <w:rsid w:val="FFE54687"/>
    <w:rsid w:val="FFF3B9DF"/>
    <w:rsid w:val="FFF72634"/>
    <w:rsid w:val="FFF778BA"/>
    <w:rsid w:val="FFFE6BF5"/>
    <w:rsid w:val="FFFE86FF"/>
    <w:rsid w:val="FFFF1B8D"/>
    <w:rsid w:val="FFFF4B84"/>
    <w:rsid w:val="FFFF967D"/>
    <w:rsid w:val="FFFFA4A7"/>
    <w:rsid w:val="FFFFD5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9" w:semiHidden="0" w:name="heading 5"/>
    <w:lsdException w:qFormat="1" w:uiPriority="0" w:semiHidden="0" w:name="heading 6"/>
    <w:lsdException w:qFormat="1" w:uiPriority="9"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0" w:name="Normal Indent"/>
    <w:lsdException w:qFormat="1" w:unhideWhenUsed="0" w:uiPriority="0" w:semiHidden="0" w:name="footnote text"/>
    <w:lsdException w:qFormat="1" w:uiPriority="0"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iPriority="99" w:semiHidden="0" w:name="table of figures"/>
    <w:lsdException w:uiPriority="0" w:name="envelope address"/>
    <w:lsdException w:uiPriority="0" w:name="envelope return"/>
    <w:lsdException w:qFormat="1" w:unhideWhenUsed="0" w:uiPriority="0" w:name="footnote reference"/>
    <w:lsdException w:qFormat="1" w:uiPriority="0" w:semiHidden="0" w:name="annotation reference"/>
    <w:lsdException w:uiPriority="0" w:name="line number"/>
    <w:lsdException w:qFormat="1" w:unhideWhenUsed="0" w:uiPriority="0" w:semiHidden="0" w:name="page number"/>
    <w:lsdException w:qFormat="1" w:unhideWhenUsed="0" w:uiPriority="0" w:name="endnote reference"/>
    <w:lsdException w:qFormat="1" w:unhideWhenUsed="0"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iPriority="99" w:semiHidden="0" w:name="Body Text"/>
    <w:lsdException w:qFormat="1"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qFormat="1" w:uiPriority="99"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qFormat="1" w:uiPriority="99" w:semiHidden="0" w:name="HTML Code"/>
    <w:lsdException w:uiPriority="0" w:name="HTML Definition"/>
    <w:lsdException w:uiPriority="0" w:name="HTML Keyboard"/>
    <w:lsdException w:qFormat="1" w:uiPriority="0" w:semiHidden="0" w:name="HTML Preformatted"/>
    <w:lsdException w:uiPriority="0" w:name="HTML Sample"/>
    <w:lsdException w:uiPriority="0" w:name="HTML Typewriter"/>
    <w:lsdException w:uiPriority="0" w:name="HTML Variable"/>
    <w:lsdException w:qFormat="1" w:uiPriority="99"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宋体" w:hAnsi="宋体" w:eastAsia="宋体" w:cs="宋体"/>
      <w:sz w:val="24"/>
      <w:szCs w:val="24"/>
      <w:lang w:val="en-US" w:eastAsia="zh-CN" w:bidi="ar-SA"/>
    </w:rPr>
  </w:style>
  <w:style w:type="paragraph" w:styleId="2">
    <w:name w:val="heading 1"/>
    <w:basedOn w:val="1"/>
    <w:next w:val="1"/>
    <w:link w:val="162"/>
    <w:autoRedefine/>
    <w:qFormat/>
    <w:uiPriority w:val="0"/>
    <w:pPr>
      <w:keepNext/>
      <w:keepLines/>
      <w:numPr>
        <w:ilvl w:val="0"/>
        <w:numId w:val="1"/>
      </w:numPr>
      <w:spacing w:before="340" w:after="330" w:line="576" w:lineRule="auto"/>
      <w:outlineLvl w:val="0"/>
    </w:pPr>
    <w:rPr>
      <w:rFonts w:eastAsia="华文楷体"/>
      <w:bCs/>
      <w:kern w:val="44"/>
      <w:sz w:val="44"/>
      <w:szCs w:val="44"/>
    </w:rPr>
  </w:style>
  <w:style w:type="paragraph" w:styleId="3">
    <w:name w:val="heading 2"/>
    <w:basedOn w:val="1"/>
    <w:next w:val="1"/>
    <w:link w:val="163"/>
    <w:autoRedefine/>
    <w:unhideWhenUsed/>
    <w:qFormat/>
    <w:uiPriority w:val="9"/>
    <w:pPr>
      <w:keepNext/>
      <w:keepLines/>
      <w:numPr>
        <w:ilvl w:val="1"/>
        <w:numId w:val="1"/>
      </w:numPr>
      <w:spacing w:before="260" w:after="260" w:line="415" w:lineRule="auto"/>
      <w:outlineLvl w:val="1"/>
    </w:pPr>
    <w:rPr>
      <w:rFonts w:ascii="Arial" w:hAnsi="Arial"/>
      <w:bCs/>
      <w:sz w:val="36"/>
      <w:szCs w:val="32"/>
    </w:rPr>
  </w:style>
  <w:style w:type="paragraph" w:styleId="4">
    <w:name w:val="heading 3"/>
    <w:basedOn w:val="1"/>
    <w:next w:val="1"/>
    <w:link w:val="164"/>
    <w:autoRedefine/>
    <w:unhideWhenUsed/>
    <w:qFormat/>
    <w:uiPriority w:val="0"/>
    <w:pPr>
      <w:keepNext/>
      <w:keepLines/>
      <w:numPr>
        <w:ilvl w:val="2"/>
        <w:numId w:val="1"/>
      </w:numPr>
      <w:spacing w:before="260" w:after="260" w:line="415" w:lineRule="auto"/>
      <w:outlineLvl w:val="2"/>
    </w:pPr>
    <w:rPr>
      <w:bCs/>
      <w:sz w:val="30"/>
      <w:szCs w:val="32"/>
    </w:rPr>
  </w:style>
  <w:style w:type="paragraph" w:styleId="5">
    <w:name w:val="heading 4"/>
    <w:basedOn w:val="1"/>
    <w:next w:val="1"/>
    <w:link w:val="165"/>
    <w:autoRedefine/>
    <w:unhideWhenUsed/>
    <w:qFormat/>
    <w:uiPriority w:val="0"/>
    <w:pPr>
      <w:keepNext/>
      <w:keepLines/>
      <w:numPr>
        <w:ilvl w:val="3"/>
        <w:numId w:val="1"/>
      </w:numPr>
      <w:adjustRightInd w:val="0"/>
      <w:spacing w:before="280" w:after="290" w:line="376" w:lineRule="atLeast"/>
      <w:outlineLvl w:val="3"/>
    </w:pPr>
    <w:rPr>
      <w:rFonts w:ascii="Cambria" w:hAnsi="Cambria"/>
      <w:b/>
      <w:bCs/>
      <w:sz w:val="28"/>
      <w:szCs w:val="28"/>
    </w:rPr>
  </w:style>
  <w:style w:type="paragraph" w:styleId="6">
    <w:name w:val="heading 5"/>
    <w:basedOn w:val="1"/>
    <w:next w:val="1"/>
    <w:link w:val="166"/>
    <w:autoRedefine/>
    <w:unhideWhenUsed/>
    <w:qFormat/>
    <w:uiPriority w:val="9"/>
    <w:pPr>
      <w:keepNext/>
      <w:keepLines/>
      <w:adjustRightInd w:val="0"/>
      <w:spacing w:before="280" w:after="290" w:line="376" w:lineRule="atLeast"/>
      <w:ind w:left="2125" w:hanging="425"/>
      <w:outlineLvl w:val="4"/>
    </w:pPr>
    <w:rPr>
      <w:b/>
      <w:sz w:val="28"/>
      <w:szCs w:val="20"/>
    </w:rPr>
  </w:style>
  <w:style w:type="paragraph" w:styleId="7">
    <w:name w:val="heading 6"/>
    <w:basedOn w:val="1"/>
    <w:next w:val="1"/>
    <w:link w:val="167"/>
    <w:autoRedefine/>
    <w:unhideWhenUsed/>
    <w:qFormat/>
    <w:uiPriority w:val="0"/>
    <w:pPr>
      <w:keepNext/>
      <w:keepLines/>
      <w:adjustRightInd w:val="0"/>
      <w:spacing w:before="240" w:after="64" w:line="320" w:lineRule="atLeast"/>
      <w:ind w:left="2550" w:hanging="425"/>
      <w:outlineLvl w:val="5"/>
    </w:pPr>
    <w:rPr>
      <w:rFonts w:ascii="Arial" w:hAnsi="Arial" w:eastAsia="黑体"/>
      <w:b/>
      <w:szCs w:val="20"/>
    </w:rPr>
  </w:style>
  <w:style w:type="paragraph" w:styleId="8">
    <w:name w:val="heading 7"/>
    <w:basedOn w:val="1"/>
    <w:next w:val="1"/>
    <w:link w:val="168"/>
    <w:autoRedefine/>
    <w:unhideWhenUsed/>
    <w:qFormat/>
    <w:uiPriority w:val="9"/>
    <w:pPr>
      <w:keepNext/>
      <w:keepLines/>
      <w:adjustRightInd w:val="0"/>
      <w:spacing w:before="240" w:after="64" w:line="320" w:lineRule="atLeast"/>
      <w:ind w:left="2975" w:hanging="425"/>
      <w:outlineLvl w:val="6"/>
    </w:pPr>
    <w:rPr>
      <w:b/>
      <w:szCs w:val="20"/>
    </w:rPr>
  </w:style>
  <w:style w:type="paragraph" w:styleId="9">
    <w:name w:val="heading 8"/>
    <w:basedOn w:val="1"/>
    <w:next w:val="1"/>
    <w:link w:val="169"/>
    <w:autoRedefine/>
    <w:unhideWhenUsed/>
    <w:qFormat/>
    <w:uiPriority w:val="0"/>
    <w:pPr>
      <w:keepNext/>
      <w:keepLines/>
      <w:adjustRightInd w:val="0"/>
      <w:spacing w:before="240" w:after="64" w:line="320" w:lineRule="atLeast"/>
      <w:ind w:left="3400" w:hanging="425"/>
      <w:outlineLvl w:val="7"/>
    </w:pPr>
    <w:rPr>
      <w:rFonts w:ascii="Arial" w:hAnsi="Arial" w:eastAsia="黑体"/>
      <w:szCs w:val="20"/>
    </w:rPr>
  </w:style>
  <w:style w:type="paragraph" w:styleId="10">
    <w:name w:val="heading 9"/>
    <w:basedOn w:val="1"/>
    <w:next w:val="1"/>
    <w:link w:val="170"/>
    <w:autoRedefine/>
    <w:unhideWhenUsed/>
    <w:qFormat/>
    <w:uiPriority w:val="0"/>
    <w:pPr>
      <w:keepNext/>
      <w:keepLines/>
      <w:adjustRightInd w:val="0"/>
      <w:spacing w:before="240" w:after="64" w:line="320" w:lineRule="atLeast"/>
      <w:ind w:left="3825" w:hanging="425"/>
      <w:outlineLvl w:val="8"/>
    </w:pPr>
    <w:rPr>
      <w:rFonts w:ascii="Arial" w:hAnsi="Arial" w:eastAsia="黑体"/>
      <w:sz w:val="20"/>
      <w:szCs w:val="20"/>
    </w:rPr>
  </w:style>
  <w:style w:type="character" w:default="1" w:styleId="55">
    <w:name w:val="Default Paragraph Font"/>
    <w:autoRedefine/>
    <w:semiHidden/>
    <w:unhideWhenUsed/>
    <w:qFormat/>
    <w:uiPriority w:val="1"/>
  </w:style>
  <w:style w:type="table" w:default="1" w:styleId="53">
    <w:name w:val="Normal Table"/>
    <w:autoRedefine/>
    <w:semiHidden/>
    <w:unhideWhenUsed/>
    <w:qFormat/>
    <w:uiPriority w:val="99"/>
    <w:tblPr>
      <w:tblCellMar>
        <w:top w:w="0" w:type="dxa"/>
        <w:left w:w="108" w:type="dxa"/>
        <w:bottom w:w="0" w:type="dxa"/>
        <w:right w:w="108" w:type="dxa"/>
      </w:tblCellMar>
    </w:tblPr>
  </w:style>
  <w:style w:type="paragraph" w:styleId="11">
    <w:name w:val="List 3"/>
    <w:basedOn w:val="1"/>
    <w:autoRedefine/>
    <w:qFormat/>
    <w:uiPriority w:val="0"/>
    <w:pPr>
      <w:spacing w:before="120"/>
      <w:ind w:left="849" w:hanging="283"/>
    </w:pPr>
    <w:rPr>
      <w:rFonts w:ascii="Arial" w:hAnsi="Arial"/>
      <w:sz w:val="22"/>
      <w:szCs w:val="20"/>
      <w:lang w:val="en-GB" w:bidi="bn-BD"/>
    </w:rPr>
  </w:style>
  <w:style w:type="paragraph" w:styleId="12">
    <w:name w:val="toc 7"/>
    <w:basedOn w:val="1"/>
    <w:next w:val="1"/>
    <w:autoRedefine/>
    <w:qFormat/>
    <w:uiPriority w:val="39"/>
    <w:pPr>
      <w:ind w:left="1440"/>
    </w:pPr>
    <w:rPr>
      <w:rFonts w:asciiTheme="minorHAnsi" w:hAnsiTheme="minorHAnsi" w:cstheme="minorHAnsi"/>
      <w:sz w:val="20"/>
      <w:szCs w:val="20"/>
    </w:rPr>
  </w:style>
  <w:style w:type="paragraph" w:styleId="13">
    <w:name w:val="index 8"/>
    <w:basedOn w:val="1"/>
    <w:next w:val="1"/>
    <w:autoRedefine/>
    <w:qFormat/>
    <w:uiPriority w:val="0"/>
    <w:pPr>
      <w:ind w:left="1680" w:hanging="210"/>
    </w:pPr>
    <w:rPr>
      <w:rFonts w:ascii="Calibri" w:hAnsi="Calibri"/>
      <w:sz w:val="20"/>
      <w:szCs w:val="20"/>
    </w:rPr>
  </w:style>
  <w:style w:type="paragraph" w:styleId="14">
    <w:name w:val="caption"/>
    <w:basedOn w:val="1"/>
    <w:next w:val="1"/>
    <w:link w:val="248"/>
    <w:autoRedefine/>
    <w:qFormat/>
    <w:uiPriority w:val="0"/>
    <w:pPr>
      <w:spacing w:before="152" w:after="160"/>
    </w:pPr>
    <w:rPr>
      <w:rFonts w:ascii="Arial" w:hAnsi="Arial" w:eastAsia="黑体" w:cs="Arial"/>
      <w:sz w:val="20"/>
      <w:szCs w:val="20"/>
    </w:rPr>
  </w:style>
  <w:style w:type="paragraph" w:styleId="15">
    <w:name w:val="index 5"/>
    <w:basedOn w:val="1"/>
    <w:next w:val="1"/>
    <w:autoRedefine/>
    <w:qFormat/>
    <w:uiPriority w:val="0"/>
    <w:pPr>
      <w:ind w:left="1050" w:hanging="210"/>
    </w:pPr>
    <w:rPr>
      <w:rFonts w:ascii="Calibri" w:hAnsi="Calibri"/>
      <w:sz w:val="20"/>
      <w:szCs w:val="20"/>
    </w:rPr>
  </w:style>
  <w:style w:type="paragraph" w:styleId="16">
    <w:name w:val="Document Map"/>
    <w:basedOn w:val="1"/>
    <w:link w:val="189"/>
    <w:autoRedefine/>
    <w:qFormat/>
    <w:uiPriority w:val="0"/>
    <w:pPr>
      <w:shd w:val="clear" w:color="auto" w:fill="000080"/>
    </w:pPr>
  </w:style>
  <w:style w:type="paragraph" w:styleId="17">
    <w:name w:val="annotation text"/>
    <w:basedOn w:val="1"/>
    <w:link w:val="181"/>
    <w:autoRedefine/>
    <w:unhideWhenUsed/>
    <w:qFormat/>
    <w:uiPriority w:val="0"/>
    <w:pPr>
      <w:adjustRightInd w:val="0"/>
      <w:spacing w:line="312" w:lineRule="atLeast"/>
    </w:pPr>
    <w:rPr>
      <w:rFonts w:ascii="Calibri" w:hAnsi="Calibri"/>
      <w:sz w:val="20"/>
      <w:szCs w:val="20"/>
    </w:rPr>
  </w:style>
  <w:style w:type="paragraph" w:styleId="18">
    <w:name w:val="index 6"/>
    <w:basedOn w:val="1"/>
    <w:next w:val="1"/>
    <w:autoRedefine/>
    <w:qFormat/>
    <w:uiPriority w:val="0"/>
    <w:pPr>
      <w:ind w:left="1260" w:hanging="210"/>
    </w:pPr>
    <w:rPr>
      <w:rFonts w:ascii="Calibri" w:hAnsi="Calibri"/>
      <w:sz w:val="20"/>
      <w:szCs w:val="20"/>
    </w:rPr>
  </w:style>
  <w:style w:type="paragraph" w:styleId="19">
    <w:name w:val="List Bullet 3"/>
    <w:basedOn w:val="20"/>
    <w:autoRedefine/>
    <w:qFormat/>
    <w:uiPriority w:val="0"/>
    <w:pPr>
      <w:numPr>
        <w:ilvl w:val="2"/>
      </w:numPr>
      <w:tabs>
        <w:tab w:val="left" w:pos="0"/>
        <w:tab w:val="left" w:pos="504"/>
        <w:tab w:val="left" w:pos="680"/>
        <w:tab w:val="left" w:pos="1021"/>
        <w:tab w:val="left" w:pos="1361"/>
      </w:tabs>
    </w:pPr>
  </w:style>
  <w:style w:type="paragraph" w:styleId="20">
    <w:name w:val="List Bullet 2"/>
    <w:basedOn w:val="21"/>
    <w:autoRedefine/>
    <w:qFormat/>
    <w:uiPriority w:val="0"/>
    <w:pPr>
      <w:numPr>
        <w:ilvl w:val="1"/>
      </w:numPr>
      <w:tabs>
        <w:tab w:val="left" w:pos="0"/>
        <w:tab w:val="left" w:pos="504"/>
        <w:tab w:val="left" w:pos="680"/>
        <w:tab w:val="left" w:pos="1021"/>
      </w:tabs>
      <w:ind w:left="544" w:hanging="544"/>
    </w:pPr>
  </w:style>
  <w:style w:type="paragraph" w:customStyle="1" w:styleId="21">
    <w:name w:val="List Bullet 1"/>
    <w:basedOn w:val="22"/>
    <w:autoRedefine/>
    <w:qFormat/>
    <w:uiPriority w:val="0"/>
    <w:pPr>
      <w:numPr>
        <w:ilvl w:val="0"/>
        <w:numId w:val="2"/>
      </w:numPr>
      <w:tabs>
        <w:tab w:val="left" w:pos="0"/>
        <w:tab w:val="left" w:pos="680"/>
      </w:tabs>
      <w:spacing w:after="200" w:line="276" w:lineRule="auto"/>
      <w:ind w:left="720" w:hanging="357"/>
      <w:contextualSpacing/>
    </w:pPr>
    <w:rPr>
      <w:rFonts w:ascii="Arial" w:hAnsi="Arial"/>
      <w:sz w:val="22"/>
      <w:lang w:val="en-GB" w:eastAsia="en-GB"/>
    </w:rPr>
  </w:style>
  <w:style w:type="paragraph" w:customStyle="1" w:styleId="22">
    <w:name w:val="Normal Paragraph"/>
    <w:basedOn w:val="1"/>
    <w:autoRedefine/>
    <w:qFormat/>
    <w:uiPriority w:val="0"/>
    <w:rPr>
      <w:rFonts w:ascii="Calibri" w:hAnsi="Calibri"/>
      <w:szCs w:val="22"/>
    </w:rPr>
  </w:style>
  <w:style w:type="paragraph" w:styleId="23">
    <w:name w:val="Body Text"/>
    <w:basedOn w:val="1"/>
    <w:link w:val="186"/>
    <w:autoRedefine/>
    <w:unhideWhenUsed/>
    <w:qFormat/>
    <w:uiPriority w:val="99"/>
    <w:pPr>
      <w:spacing w:after="120"/>
    </w:pPr>
    <w:rPr>
      <w:sz w:val="20"/>
    </w:rPr>
  </w:style>
  <w:style w:type="paragraph" w:styleId="24">
    <w:name w:val="Body Text Indent"/>
    <w:basedOn w:val="1"/>
    <w:link w:val="187"/>
    <w:autoRedefine/>
    <w:unhideWhenUsed/>
    <w:qFormat/>
    <w:uiPriority w:val="0"/>
    <w:pPr>
      <w:ind w:firstLine="640" w:firstLineChars="200"/>
    </w:pPr>
    <w:rPr>
      <w:rFonts w:eastAsia="仿宋_GB2312"/>
      <w:sz w:val="32"/>
    </w:rPr>
  </w:style>
  <w:style w:type="paragraph" w:styleId="25">
    <w:name w:val="index 4"/>
    <w:basedOn w:val="1"/>
    <w:next w:val="1"/>
    <w:autoRedefine/>
    <w:qFormat/>
    <w:uiPriority w:val="0"/>
    <w:pPr>
      <w:ind w:left="840" w:hanging="210"/>
    </w:pPr>
    <w:rPr>
      <w:rFonts w:ascii="Calibri" w:hAnsi="Calibri"/>
      <w:sz w:val="20"/>
      <w:szCs w:val="20"/>
    </w:rPr>
  </w:style>
  <w:style w:type="paragraph" w:styleId="26">
    <w:name w:val="toc 5"/>
    <w:basedOn w:val="1"/>
    <w:next w:val="1"/>
    <w:autoRedefine/>
    <w:qFormat/>
    <w:uiPriority w:val="39"/>
    <w:pPr>
      <w:ind w:left="960"/>
    </w:pPr>
    <w:rPr>
      <w:rFonts w:asciiTheme="minorHAnsi" w:hAnsiTheme="minorHAnsi" w:cstheme="minorHAnsi"/>
      <w:sz w:val="20"/>
      <w:szCs w:val="20"/>
    </w:rPr>
  </w:style>
  <w:style w:type="paragraph" w:styleId="27">
    <w:name w:val="toc 3"/>
    <w:basedOn w:val="1"/>
    <w:next w:val="1"/>
    <w:autoRedefine/>
    <w:qFormat/>
    <w:uiPriority w:val="39"/>
    <w:pPr>
      <w:ind w:left="480"/>
    </w:pPr>
    <w:rPr>
      <w:rFonts w:asciiTheme="minorHAnsi" w:hAnsiTheme="minorHAnsi" w:cstheme="minorHAnsi"/>
      <w:sz w:val="20"/>
      <w:szCs w:val="20"/>
    </w:rPr>
  </w:style>
  <w:style w:type="paragraph" w:styleId="28">
    <w:name w:val="Plain Text"/>
    <w:basedOn w:val="1"/>
    <w:link w:val="249"/>
    <w:autoRedefine/>
    <w:unhideWhenUsed/>
    <w:qFormat/>
    <w:uiPriority w:val="99"/>
    <w:rPr>
      <w:rFonts w:ascii="Calibri" w:hAnsi="Calibri" w:eastAsia="Calibri"/>
      <w:sz w:val="22"/>
      <w:szCs w:val="21"/>
      <w:lang w:val="it-IT" w:eastAsia="en-US"/>
    </w:rPr>
  </w:style>
  <w:style w:type="paragraph" w:styleId="29">
    <w:name w:val="toc 8"/>
    <w:basedOn w:val="1"/>
    <w:next w:val="1"/>
    <w:autoRedefine/>
    <w:qFormat/>
    <w:uiPriority w:val="39"/>
    <w:pPr>
      <w:ind w:left="1680"/>
    </w:pPr>
    <w:rPr>
      <w:rFonts w:asciiTheme="minorHAnsi" w:hAnsiTheme="minorHAnsi" w:cstheme="minorHAnsi"/>
      <w:sz w:val="20"/>
      <w:szCs w:val="20"/>
    </w:rPr>
  </w:style>
  <w:style w:type="paragraph" w:styleId="30">
    <w:name w:val="index 3"/>
    <w:basedOn w:val="1"/>
    <w:next w:val="1"/>
    <w:autoRedefine/>
    <w:qFormat/>
    <w:uiPriority w:val="0"/>
    <w:pPr>
      <w:ind w:left="630" w:hanging="210"/>
    </w:pPr>
    <w:rPr>
      <w:rFonts w:ascii="Calibri" w:hAnsi="Calibri"/>
      <w:sz w:val="20"/>
      <w:szCs w:val="20"/>
    </w:rPr>
  </w:style>
  <w:style w:type="paragraph" w:styleId="31">
    <w:name w:val="Date"/>
    <w:basedOn w:val="1"/>
    <w:next w:val="1"/>
    <w:link w:val="251"/>
    <w:autoRedefine/>
    <w:qFormat/>
    <w:uiPriority w:val="0"/>
    <w:pPr>
      <w:ind w:left="100" w:leftChars="2500"/>
    </w:pPr>
  </w:style>
  <w:style w:type="paragraph" w:styleId="32">
    <w:name w:val="endnote text"/>
    <w:basedOn w:val="1"/>
    <w:autoRedefine/>
    <w:semiHidden/>
    <w:qFormat/>
    <w:uiPriority w:val="0"/>
    <w:pPr>
      <w:snapToGrid w:val="0"/>
    </w:pPr>
  </w:style>
  <w:style w:type="paragraph" w:styleId="33">
    <w:name w:val="Balloon Text"/>
    <w:basedOn w:val="1"/>
    <w:link w:val="191"/>
    <w:autoRedefine/>
    <w:unhideWhenUsed/>
    <w:qFormat/>
    <w:uiPriority w:val="99"/>
    <w:rPr>
      <w:sz w:val="18"/>
      <w:szCs w:val="18"/>
    </w:rPr>
  </w:style>
  <w:style w:type="paragraph" w:styleId="34">
    <w:name w:val="footer"/>
    <w:basedOn w:val="1"/>
    <w:link w:val="184"/>
    <w:autoRedefine/>
    <w:qFormat/>
    <w:uiPriority w:val="99"/>
    <w:pPr>
      <w:snapToGrid w:val="0"/>
      <w:ind w:right="210" w:rightChars="100"/>
      <w:jc w:val="right"/>
    </w:pPr>
    <w:rPr>
      <w:sz w:val="18"/>
      <w:szCs w:val="18"/>
    </w:rPr>
  </w:style>
  <w:style w:type="paragraph" w:styleId="35">
    <w:name w:val="header"/>
    <w:basedOn w:val="1"/>
    <w:link w:val="182"/>
    <w:autoRedefine/>
    <w:qFormat/>
    <w:uiPriority w:val="99"/>
    <w:pPr>
      <w:snapToGrid w:val="0"/>
    </w:pPr>
    <w:rPr>
      <w:sz w:val="18"/>
      <w:szCs w:val="18"/>
    </w:rPr>
  </w:style>
  <w:style w:type="paragraph" w:styleId="36">
    <w:name w:val="toc 1"/>
    <w:basedOn w:val="1"/>
    <w:next w:val="1"/>
    <w:autoRedefine/>
    <w:qFormat/>
    <w:uiPriority w:val="39"/>
    <w:pPr>
      <w:spacing w:before="240" w:after="120"/>
    </w:pPr>
    <w:rPr>
      <w:rFonts w:asciiTheme="minorHAnsi" w:hAnsiTheme="minorHAnsi" w:cstheme="minorHAnsi"/>
      <w:b/>
      <w:bCs/>
      <w:sz w:val="20"/>
      <w:szCs w:val="20"/>
    </w:rPr>
  </w:style>
  <w:style w:type="paragraph" w:styleId="37">
    <w:name w:val="toc 4"/>
    <w:basedOn w:val="1"/>
    <w:next w:val="1"/>
    <w:autoRedefine/>
    <w:qFormat/>
    <w:uiPriority w:val="39"/>
    <w:pPr>
      <w:ind w:left="720"/>
    </w:pPr>
    <w:rPr>
      <w:rFonts w:asciiTheme="minorHAnsi" w:hAnsiTheme="minorHAnsi" w:cstheme="minorHAnsi"/>
      <w:sz w:val="20"/>
      <w:szCs w:val="20"/>
    </w:rPr>
  </w:style>
  <w:style w:type="paragraph" w:styleId="38">
    <w:name w:val="index heading"/>
    <w:basedOn w:val="1"/>
    <w:next w:val="39"/>
    <w:autoRedefine/>
    <w:qFormat/>
    <w:uiPriority w:val="0"/>
    <w:pPr>
      <w:spacing w:before="120" w:after="120"/>
      <w:jc w:val="center"/>
    </w:pPr>
    <w:rPr>
      <w:rFonts w:ascii="Calibri" w:hAnsi="Calibri"/>
      <w:b/>
      <w:bCs/>
      <w:iCs/>
      <w:szCs w:val="20"/>
    </w:rPr>
  </w:style>
  <w:style w:type="paragraph" w:styleId="39">
    <w:name w:val="index 1"/>
    <w:basedOn w:val="1"/>
    <w:next w:val="40"/>
    <w:autoRedefine/>
    <w:qFormat/>
    <w:uiPriority w:val="0"/>
    <w:pPr>
      <w:tabs>
        <w:tab w:val="right" w:leader="dot" w:pos="9299"/>
      </w:tabs>
    </w:pPr>
    <w:rPr>
      <w:szCs w:val="21"/>
    </w:rPr>
  </w:style>
  <w:style w:type="paragraph" w:customStyle="1" w:styleId="40">
    <w:name w:val="段"/>
    <w:link w:val="71"/>
    <w:autoRedefine/>
    <w:qFormat/>
    <w:uiPriority w:val="0"/>
    <w:pPr>
      <w:tabs>
        <w:tab w:val="center" w:pos="4201"/>
        <w:tab w:val="right" w:leader="dot" w:pos="9298"/>
      </w:tabs>
      <w:autoSpaceDE w:val="0"/>
      <w:autoSpaceDN w:val="0"/>
      <w:ind w:firstLine="420" w:firstLineChars="200"/>
      <w:jc w:val="both"/>
    </w:pPr>
    <w:rPr>
      <w:rFonts w:ascii="宋体" w:eastAsia="宋体" w:cs="Times New Roman" w:hAnsiTheme="minorHAnsi"/>
      <w:kern w:val="2"/>
      <w:sz w:val="21"/>
      <w:szCs w:val="24"/>
      <w:lang w:val="en-US" w:eastAsia="zh-CN" w:bidi="ar-SA"/>
    </w:rPr>
  </w:style>
  <w:style w:type="paragraph" w:styleId="41">
    <w:name w:val="footnote text"/>
    <w:basedOn w:val="1"/>
    <w:link w:val="180"/>
    <w:autoRedefine/>
    <w:qFormat/>
    <w:uiPriority w:val="0"/>
    <w:pPr>
      <w:numPr>
        <w:ilvl w:val="0"/>
        <w:numId w:val="3"/>
      </w:numPr>
      <w:snapToGrid w:val="0"/>
    </w:pPr>
    <w:rPr>
      <w:sz w:val="18"/>
      <w:szCs w:val="18"/>
    </w:rPr>
  </w:style>
  <w:style w:type="paragraph" w:styleId="42">
    <w:name w:val="toc 6"/>
    <w:basedOn w:val="1"/>
    <w:next w:val="1"/>
    <w:autoRedefine/>
    <w:qFormat/>
    <w:uiPriority w:val="39"/>
    <w:pPr>
      <w:ind w:left="1200"/>
    </w:pPr>
    <w:rPr>
      <w:rFonts w:asciiTheme="minorHAnsi" w:hAnsiTheme="minorHAnsi" w:cstheme="minorHAnsi"/>
      <w:sz w:val="20"/>
      <w:szCs w:val="20"/>
    </w:rPr>
  </w:style>
  <w:style w:type="paragraph" w:styleId="43">
    <w:name w:val="index 7"/>
    <w:basedOn w:val="1"/>
    <w:next w:val="1"/>
    <w:autoRedefine/>
    <w:qFormat/>
    <w:uiPriority w:val="0"/>
    <w:pPr>
      <w:ind w:left="1470" w:hanging="210"/>
    </w:pPr>
    <w:rPr>
      <w:rFonts w:ascii="Calibri" w:hAnsi="Calibri"/>
      <w:sz w:val="20"/>
      <w:szCs w:val="20"/>
    </w:rPr>
  </w:style>
  <w:style w:type="paragraph" w:styleId="44">
    <w:name w:val="index 9"/>
    <w:basedOn w:val="1"/>
    <w:next w:val="1"/>
    <w:autoRedefine/>
    <w:qFormat/>
    <w:uiPriority w:val="0"/>
    <w:pPr>
      <w:ind w:left="1890" w:hanging="210"/>
    </w:pPr>
    <w:rPr>
      <w:rFonts w:ascii="Calibri" w:hAnsi="Calibri"/>
      <w:sz w:val="20"/>
      <w:szCs w:val="20"/>
    </w:rPr>
  </w:style>
  <w:style w:type="paragraph" w:styleId="45">
    <w:name w:val="table of figures"/>
    <w:basedOn w:val="1"/>
    <w:next w:val="1"/>
    <w:autoRedefine/>
    <w:unhideWhenUsed/>
    <w:qFormat/>
    <w:uiPriority w:val="99"/>
    <w:pPr>
      <w:ind w:left="480" w:hanging="480"/>
    </w:pPr>
    <w:rPr>
      <w:rFonts w:ascii="Calibri" w:hAnsi="Calibri" w:cs="Calibri"/>
      <w:b/>
      <w:caps/>
      <w:sz w:val="20"/>
      <w:szCs w:val="20"/>
    </w:rPr>
  </w:style>
  <w:style w:type="paragraph" w:styleId="46">
    <w:name w:val="toc 2"/>
    <w:basedOn w:val="1"/>
    <w:next w:val="1"/>
    <w:autoRedefine/>
    <w:qFormat/>
    <w:uiPriority w:val="39"/>
    <w:pPr>
      <w:spacing w:before="120"/>
      <w:ind w:left="240"/>
    </w:pPr>
    <w:rPr>
      <w:rFonts w:asciiTheme="minorHAnsi" w:hAnsiTheme="minorHAnsi" w:cstheme="minorHAnsi"/>
      <w:i/>
      <w:iCs/>
      <w:sz w:val="20"/>
      <w:szCs w:val="20"/>
    </w:rPr>
  </w:style>
  <w:style w:type="paragraph" w:styleId="47">
    <w:name w:val="toc 9"/>
    <w:basedOn w:val="1"/>
    <w:next w:val="1"/>
    <w:autoRedefine/>
    <w:qFormat/>
    <w:uiPriority w:val="39"/>
    <w:pPr>
      <w:ind w:left="1920"/>
    </w:pPr>
    <w:rPr>
      <w:rFonts w:asciiTheme="minorHAnsi" w:hAnsiTheme="minorHAnsi" w:cstheme="minorHAnsi"/>
      <w:sz w:val="20"/>
      <w:szCs w:val="20"/>
    </w:rPr>
  </w:style>
  <w:style w:type="paragraph" w:styleId="48">
    <w:name w:val="HTML Preformatted"/>
    <w:basedOn w:val="1"/>
    <w:link w:val="176"/>
    <w:autoRedefine/>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49">
    <w:name w:val="Normal (Web)"/>
    <w:basedOn w:val="1"/>
    <w:autoRedefine/>
    <w:unhideWhenUsed/>
    <w:qFormat/>
    <w:uiPriority w:val="99"/>
    <w:pPr>
      <w:spacing w:before="100" w:beforeAutospacing="1" w:after="100" w:afterAutospacing="1"/>
    </w:pPr>
  </w:style>
  <w:style w:type="paragraph" w:styleId="50">
    <w:name w:val="index 2"/>
    <w:basedOn w:val="1"/>
    <w:next w:val="1"/>
    <w:autoRedefine/>
    <w:qFormat/>
    <w:uiPriority w:val="0"/>
    <w:pPr>
      <w:ind w:left="420" w:hanging="210"/>
    </w:pPr>
    <w:rPr>
      <w:rFonts w:ascii="Calibri" w:hAnsi="Calibri"/>
      <w:sz w:val="20"/>
      <w:szCs w:val="20"/>
    </w:rPr>
  </w:style>
  <w:style w:type="paragraph" w:styleId="51">
    <w:name w:val="annotation subject"/>
    <w:basedOn w:val="17"/>
    <w:next w:val="17"/>
    <w:link w:val="190"/>
    <w:autoRedefine/>
    <w:unhideWhenUsed/>
    <w:qFormat/>
    <w:uiPriority w:val="0"/>
    <w:rPr>
      <w:b/>
      <w:bCs/>
    </w:rPr>
  </w:style>
  <w:style w:type="paragraph" w:styleId="52">
    <w:name w:val="Body Text First Indent"/>
    <w:basedOn w:val="23"/>
    <w:link w:val="188"/>
    <w:autoRedefine/>
    <w:unhideWhenUsed/>
    <w:qFormat/>
    <w:uiPriority w:val="99"/>
    <w:pPr>
      <w:ind w:firstLine="420" w:firstLineChars="100"/>
    </w:pPr>
  </w:style>
  <w:style w:type="table" w:styleId="54">
    <w:name w:val="Table Grid"/>
    <w:basedOn w:val="53"/>
    <w:autoRedefine/>
    <w:qFormat/>
    <w:uiPriority w:val="99"/>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56">
    <w:name w:val="Strong"/>
    <w:autoRedefine/>
    <w:qFormat/>
    <w:uiPriority w:val="22"/>
    <w:rPr>
      <w:b/>
      <w:bCs/>
    </w:rPr>
  </w:style>
  <w:style w:type="character" w:styleId="57">
    <w:name w:val="endnote reference"/>
    <w:autoRedefine/>
    <w:semiHidden/>
    <w:qFormat/>
    <w:uiPriority w:val="0"/>
    <w:rPr>
      <w:vertAlign w:val="superscript"/>
    </w:rPr>
  </w:style>
  <w:style w:type="character" w:styleId="58">
    <w:name w:val="page number"/>
    <w:autoRedefine/>
    <w:qFormat/>
    <w:uiPriority w:val="0"/>
    <w:rPr>
      <w:rFonts w:ascii="Times New Roman" w:hAnsi="Times New Roman" w:eastAsia="宋体"/>
      <w:sz w:val="18"/>
    </w:rPr>
  </w:style>
  <w:style w:type="character" w:styleId="59">
    <w:name w:val="Emphasis"/>
    <w:basedOn w:val="55"/>
    <w:autoRedefine/>
    <w:qFormat/>
    <w:uiPriority w:val="20"/>
    <w:rPr>
      <w:i/>
      <w:iCs/>
    </w:rPr>
  </w:style>
  <w:style w:type="character" w:styleId="60">
    <w:name w:val="Hyperlink"/>
    <w:autoRedefine/>
    <w:qFormat/>
    <w:uiPriority w:val="99"/>
    <w:rPr>
      <w:color w:val="0000FF"/>
      <w:spacing w:val="0"/>
      <w:w w:val="100"/>
      <w:szCs w:val="21"/>
      <w:u w:val="single"/>
    </w:rPr>
  </w:style>
  <w:style w:type="character" w:styleId="61">
    <w:name w:val="HTML Code"/>
    <w:basedOn w:val="55"/>
    <w:autoRedefine/>
    <w:unhideWhenUsed/>
    <w:qFormat/>
    <w:uiPriority w:val="99"/>
    <w:rPr>
      <w:rFonts w:ascii="Courier New" w:hAnsi="Courier New" w:eastAsia="宋体" w:cs="Courier New"/>
      <w:sz w:val="20"/>
      <w:szCs w:val="20"/>
    </w:rPr>
  </w:style>
  <w:style w:type="character" w:styleId="62">
    <w:name w:val="annotation reference"/>
    <w:autoRedefine/>
    <w:unhideWhenUsed/>
    <w:qFormat/>
    <w:uiPriority w:val="0"/>
    <w:rPr>
      <w:sz w:val="21"/>
      <w:szCs w:val="21"/>
    </w:rPr>
  </w:style>
  <w:style w:type="character" w:styleId="63">
    <w:name w:val="footnote reference"/>
    <w:autoRedefine/>
    <w:semiHidden/>
    <w:qFormat/>
    <w:uiPriority w:val="0"/>
    <w:rPr>
      <w:vertAlign w:val="superscript"/>
    </w:rPr>
  </w:style>
  <w:style w:type="paragraph" w:customStyle="1" w:styleId="64">
    <w:name w:val="一级条标题"/>
    <w:next w:val="40"/>
    <w:link w:val="65"/>
    <w:autoRedefine/>
    <w:qFormat/>
    <w:uiPriority w:val="0"/>
    <w:pPr>
      <w:numPr>
        <w:ilvl w:val="1"/>
        <w:numId w:val="4"/>
      </w:numPr>
      <w:spacing w:beforeLines="50" w:afterLines="50"/>
      <w:outlineLvl w:val="2"/>
    </w:pPr>
    <w:rPr>
      <w:rFonts w:ascii="黑体" w:eastAsia="黑体" w:cs="Times New Roman" w:hAnsiTheme="minorHAnsi"/>
      <w:kern w:val="2"/>
      <w:sz w:val="21"/>
      <w:szCs w:val="21"/>
      <w:lang w:val="en-US" w:eastAsia="zh-CN" w:bidi="ar-SA"/>
    </w:rPr>
  </w:style>
  <w:style w:type="character" w:customStyle="1" w:styleId="65">
    <w:name w:val="一级条标题 Char"/>
    <w:link w:val="64"/>
    <w:autoRedefine/>
    <w:qFormat/>
    <w:uiPriority w:val="0"/>
    <w:rPr>
      <w:rFonts w:ascii="黑体" w:eastAsia="黑体"/>
      <w:kern w:val="2"/>
      <w:sz w:val="21"/>
      <w:szCs w:val="21"/>
    </w:rPr>
  </w:style>
  <w:style w:type="paragraph" w:customStyle="1" w:styleId="66">
    <w:name w:val="章标题"/>
    <w:next w:val="40"/>
    <w:autoRedefine/>
    <w:qFormat/>
    <w:uiPriority w:val="0"/>
    <w:pPr>
      <w:numPr>
        <w:ilvl w:val="0"/>
        <w:numId w:val="4"/>
      </w:numPr>
      <w:spacing w:beforeLines="100" w:afterLines="100"/>
      <w:ind w:left="992"/>
      <w:jc w:val="both"/>
      <w:outlineLvl w:val="1"/>
    </w:pPr>
    <w:rPr>
      <w:rFonts w:ascii="黑体" w:eastAsia="黑体" w:cs="Times New Roman" w:hAnsiTheme="minorHAnsi"/>
      <w:kern w:val="2"/>
      <w:sz w:val="21"/>
      <w:szCs w:val="24"/>
      <w:lang w:val="en-US" w:eastAsia="zh-CN" w:bidi="ar-SA"/>
    </w:rPr>
  </w:style>
  <w:style w:type="paragraph" w:customStyle="1" w:styleId="67">
    <w:name w:val="四级条标题"/>
    <w:basedOn w:val="68"/>
    <w:next w:val="40"/>
    <w:autoRedefine/>
    <w:qFormat/>
    <w:uiPriority w:val="0"/>
    <w:pPr>
      <w:numPr>
        <w:ilvl w:val="4"/>
        <w:numId w:val="4"/>
      </w:numPr>
      <w:outlineLvl w:val="5"/>
    </w:pPr>
  </w:style>
  <w:style w:type="paragraph" w:customStyle="1" w:styleId="68">
    <w:name w:val="三级条标题"/>
    <w:basedOn w:val="69"/>
    <w:next w:val="40"/>
    <w:autoRedefine/>
    <w:qFormat/>
    <w:uiPriority w:val="0"/>
    <w:pPr>
      <w:numPr>
        <w:ilvl w:val="0"/>
      </w:numPr>
      <w:outlineLvl w:val="4"/>
    </w:pPr>
  </w:style>
  <w:style w:type="paragraph" w:customStyle="1" w:styleId="69">
    <w:name w:val="二级条标题"/>
    <w:basedOn w:val="64"/>
    <w:next w:val="40"/>
    <w:autoRedefine/>
    <w:qFormat/>
    <w:uiPriority w:val="0"/>
    <w:pPr>
      <w:numPr>
        <w:ilvl w:val="2"/>
        <w:numId w:val="0"/>
      </w:numPr>
      <w:spacing w:before="50" w:after="50"/>
      <w:outlineLvl w:val="3"/>
    </w:pPr>
  </w:style>
  <w:style w:type="paragraph" w:customStyle="1" w:styleId="70">
    <w:name w:val="五级条标题"/>
    <w:basedOn w:val="67"/>
    <w:next w:val="40"/>
    <w:autoRedefine/>
    <w:qFormat/>
    <w:uiPriority w:val="0"/>
    <w:pPr>
      <w:numPr>
        <w:ilvl w:val="5"/>
      </w:numPr>
      <w:outlineLvl w:val="6"/>
    </w:pPr>
  </w:style>
  <w:style w:type="character" w:customStyle="1" w:styleId="71">
    <w:name w:val="段 Char"/>
    <w:link w:val="40"/>
    <w:autoRedefine/>
    <w:qFormat/>
    <w:uiPriority w:val="0"/>
    <w:rPr>
      <w:rFonts w:ascii="宋体"/>
      <w:kern w:val="2"/>
      <w:sz w:val="21"/>
      <w:szCs w:val="24"/>
    </w:rPr>
  </w:style>
  <w:style w:type="paragraph" w:customStyle="1" w:styleId="72">
    <w:name w:val="标准书脚_奇数页"/>
    <w:autoRedefine/>
    <w:qFormat/>
    <w:uiPriority w:val="0"/>
    <w:pPr>
      <w:spacing w:before="120"/>
      <w:ind w:right="198"/>
      <w:jc w:val="right"/>
    </w:pPr>
    <w:rPr>
      <w:rFonts w:ascii="宋体" w:eastAsia="宋体" w:cs="Times New Roman" w:hAnsiTheme="minorHAnsi"/>
      <w:kern w:val="2"/>
      <w:sz w:val="18"/>
      <w:szCs w:val="18"/>
      <w:lang w:val="en-US" w:eastAsia="zh-CN" w:bidi="ar-SA"/>
    </w:rPr>
  </w:style>
  <w:style w:type="paragraph" w:customStyle="1" w:styleId="73">
    <w:name w:val="标准书眉_奇数页"/>
    <w:next w:val="1"/>
    <w:autoRedefine/>
    <w:qFormat/>
    <w:uiPriority w:val="0"/>
    <w:pPr>
      <w:tabs>
        <w:tab w:val="center" w:pos="4154"/>
        <w:tab w:val="right" w:pos="8306"/>
      </w:tabs>
      <w:spacing w:after="220"/>
      <w:jc w:val="right"/>
    </w:pPr>
    <w:rPr>
      <w:rFonts w:ascii="黑体" w:eastAsia="黑体" w:cs="Times New Roman" w:hAnsiTheme="minorHAnsi"/>
      <w:kern w:val="2"/>
      <w:sz w:val="21"/>
      <w:szCs w:val="21"/>
      <w:lang w:val="en-US" w:eastAsia="zh-CN" w:bidi="ar-SA"/>
    </w:rPr>
  </w:style>
  <w:style w:type="paragraph" w:customStyle="1" w:styleId="74">
    <w:name w:val="封面标准号2"/>
    <w:autoRedefine/>
    <w:qFormat/>
    <w:uiPriority w:val="0"/>
    <w:pPr>
      <w:framePr w:w="9140" w:h="1242" w:hRule="exact" w:hSpace="284" w:wrap="around" w:vAnchor="page" w:hAnchor="page" w:x="1645" w:y="2910" w:anchorLock="1"/>
      <w:spacing w:before="357" w:line="280" w:lineRule="exact"/>
      <w:jc w:val="right"/>
    </w:pPr>
    <w:rPr>
      <w:rFonts w:ascii="黑体" w:eastAsia="黑体" w:cs="Times New Roman" w:hAnsiTheme="minorHAnsi"/>
      <w:kern w:val="2"/>
      <w:sz w:val="28"/>
      <w:szCs w:val="28"/>
      <w:lang w:val="en-US" w:eastAsia="zh-CN" w:bidi="ar-SA"/>
    </w:rPr>
  </w:style>
  <w:style w:type="paragraph" w:customStyle="1" w:styleId="75">
    <w:name w:val="列项——（一级）"/>
    <w:autoRedefine/>
    <w:qFormat/>
    <w:uiPriority w:val="0"/>
    <w:pPr>
      <w:widowControl w:val="0"/>
      <w:numPr>
        <w:ilvl w:val="0"/>
        <w:numId w:val="5"/>
      </w:numPr>
      <w:jc w:val="both"/>
    </w:pPr>
    <w:rPr>
      <w:rFonts w:ascii="宋体" w:eastAsia="宋体" w:cs="Times New Roman" w:hAnsiTheme="minorHAnsi"/>
      <w:kern w:val="2"/>
      <w:sz w:val="21"/>
      <w:szCs w:val="24"/>
      <w:lang w:val="en-US" w:eastAsia="zh-CN" w:bidi="ar-SA"/>
    </w:rPr>
  </w:style>
  <w:style w:type="paragraph" w:customStyle="1" w:styleId="76">
    <w:name w:val="列项●（二级）"/>
    <w:autoRedefine/>
    <w:qFormat/>
    <w:uiPriority w:val="0"/>
    <w:pPr>
      <w:numPr>
        <w:ilvl w:val="1"/>
        <w:numId w:val="5"/>
      </w:numPr>
      <w:tabs>
        <w:tab w:val="left" w:pos="840"/>
      </w:tabs>
      <w:jc w:val="both"/>
    </w:pPr>
    <w:rPr>
      <w:rFonts w:ascii="宋体" w:eastAsia="宋体" w:cs="Times New Roman" w:hAnsiTheme="minorHAnsi"/>
      <w:kern w:val="2"/>
      <w:sz w:val="21"/>
      <w:szCs w:val="24"/>
      <w:lang w:val="en-US" w:eastAsia="zh-CN" w:bidi="ar-SA"/>
    </w:rPr>
  </w:style>
  <w:style w:type="paragraph" w:customStyle="1" w:styleId="77">
    <w:name w:val="目次、标准名称标题"/>
    <w:basedOn w:val="1"/>
    <w:next w:val="40"/>
    <w:autoRedefine/>
    <w:qFormat/>
    <w:uiPriority w:val="0"/>
    <w:pPr>
      <w:keepNext/>
      <w:pageBreakBefore/>
      <w:shd w:val="clear" w:color="FFFFFF" w:fill="FFFFFF"/>
      <w:spacing w:before="640" w:after="560" w:line="460" w:lineRule="exact"/>
      <w:jc w:val="center"/>
      <w:outlineLvl w:val="0"/>
    </w:pPr>
    <w:rPr>
      <w:rFonts w:ascii="黑体" w:eastAsia="黑体"/>
      <w:sz w:val="32"/>
      <w:szCs w:val="20"/>
    </w:rPr>
  </w:style>
  <w:style w:type="paragraph" w:customStyle="1" w:styleId="78">
    <w:name w:val="示例"/>
    <w:next w:val="79"/>
    <w:autoRedefine/>
    <w:qFormat/>
    <w:uiPriority w:val="0"/>
    <w:pPr>
      <w:widowControl w:val="0"/>
      <w:numPr>
        <w:ilvl w:val="0"/>
        <w:numId w:val="6"/>
      </w:numPr>
      <w:jc w:val="both"/>
    </w:pPr>
    <w:rPr>
      <w:rFonts w:ascii="宋体" w:eastAsia="宋体" w:cs="Times New Roman" w:hAnsiTheme="minorHAnsi"/>
      <w:kern w:val="2"/>
      <w:sz w:val="18"/>
      <w:szCs w:val="18"/>
      <w:lang w:val="en-US" w:eastAsia="zh-CN" w:bidi="ar-SA"/>
    </w:rPr>
  </w:style>
  <w:style w:type="paragraph" w:customStyle="1" w:styleId="79">
    <w:name w:val="示例内容"/>
    <w:autoRedefine/>
    <w:qFormat/>
    <w:uiPriority w:val="0"/>
    <w:pPr>
      <w:ind w:firstLine="200" w:firstLineChars="200"/>
    </w:pPr>
    <w:rPr>
      <w:rFonts w:ascii="宋体" w:eastAsia="宋体" w:cs="Times New Roman" w:hAnsiTheme="minorHAnsi"/>
      <w:kern w:val="2"/>
      <w:sz w:val="18"/>
      <w:szCs w:val="18"/>
      <w:lang w:val="en-US" w:eastAsia="zh-CN" w:bidi="ar-SA"/>
    </w:rPr>
  </w:style>
  <w:style w:type="paragraph" w:customStyle="1" w:styleId="80">
    <w:name w:val="数字编号列项（二级）"/>
    <w:autoRedefine/>
    <w:qFormat/>
    <w:uiPriority w:val="0"/>
    <w:pPr>
      <w:numPr>
        <w:ilvl w:val="1"/>
        <w:numId w:val="7"/>
      </w:numPr>
      <w:jc w:val="both"/>
    </w:pPr>
    <w:rPr>
      <w:rFonts w:ascii="宋体" w:eastAsia="宋体" w:cs="Times New Roman" w:hAnsiTheme="minorHAnsi"/>
      <w:kern w:val="2"/>
      <w:sz w:val="21"/>
      <w:szCs w:val="24"/>
      <w:lang w:val="en-US" w:eastAsia="zh-CN" w:bidi="ar-SA"/>
    </w:rPr>
  </w:style>
  <w:style w:type="paragraph" w:customStyle="1" w:styleId="81">
    <w:name w:val="注："/>
    <w:next w:val="40"/>
    <w:autoRedefine/>
    <w:qFormat/>
    <w:uiPriority w:val="0"/>
    <w:pPr>
      <w:widowControl w:val="0"/>
      <w:numPr>
        <w:ilvl w:val="0"/>
        <w:numId w:val="8"/>
      </w:numPr>
      <w:autoSpaceDE w:val="0"/>
      <w:autoSpaceDN w:val="0"/>
      <w:jc w:val="both"/>
    </w:pPr>
    <w:rPr>
      <w:rFonts w:ascii="宋体" w:eastAsia="宋体" w:cs="Times New Roman" w:hAnsiTheme="minorHAnsi"/>
      <w:kern w:val="2"/>
      <w:sz w:val="18"/>
      <w:szCs w:val="18"/>
      <w:lang w:val="en-US" w:eastAsia="zh-CN" w:bidi="ar-SA"/>
    </w:rPr>
  </w:style>
  <w:style w:type="paragraph" w:customStyle="1" w:styleId="82">
    <w:name w:val="注×："/>
    <w:autoRedefine/>
    <w:qFormat/>
    <w:uiPriority w:val="0"/>
    <w:pPr>
      <w:widowControl w:val="0"/>
      <w:numPr>
        <w:ilvl w:val="0"/>
        <w:numId w:val="9"/>
      </w:numPr>
      <w:autoSpaceDE w:val="0"/>
      <w:autoSpaceDN w:val="0"/>
      <w:jc w:val="both"/>
    </w:pPr>
    <w:rPr>
      <w:rFonts w:ascii="宋体" w:eastAsia="宋体" w:cs="Times New Roman" w:hAnsiTheme="minorHAnsi"/>
      <w:kern w:val="2"/>
      <w:sz w:val="18"/>
      <w:szCs w:val="18"/>
      <w:lang w:val="en-US" w:eastAsia="zh-CN" w:bidi="ar-SA"/>
    </w:rPr>
  </w:style>
  <w:style w:type="paragraph" w:customStyle="1" w:styleId="83">
    <w:name w:val="字母编号列项（一级）"/>
    <w:autoRedefine/>
    <w:qFormat/>
    <w:uiPriority w:val="0"/>
    <w:pPr>
      <w:numPr>
        <w:ilvl w:val="0"/>
        <w:numId w:val="7"/>
      </w:numPr>
      <w:jc w:val="both"/>
    </w:pPr>
    <w:rPr>
      <w:rFonts w:ascii="宋体" w:eastAsia="宋体" w:cs="Times New Roman" w:hAnsiTheme="minorHAnsi"/>
      <w:kern w:val="2"/>
      <w:sz w:val="21"/>
      <w:szCs w:val="24"/>
      <w:lang w:val="en-US" w:eastAsia="zh-CN" w:bidi="ar-SA"/>
    </w:rPr>
  </w:style>
  <w:style w:type="paragraph" w:customStyle="1" w:styleId="84">
    <w:name w:val="列项◆（三级）"/>
    <w:basedOn w:val="1"/>
    <w:autoRedefine/>
    <w:qFormat/>
    <w:uiPriority w:val="0"/>
    <w:pPr>
      <w:numPr>
        <w:ilvl w:val="2"/>
        <w:numId w:val="5"/>
      </w:numPr>
    </w:pPr>
    <w:rPr>
      <w:szCs w:val="21"/>
    </w:rPr>
  </w:style>
  <w:style w:type="paragraph" w:customStyle="1" w:styleId="85">
    <w:name w:val="编号列项（三级）"/>
    <w:autoRedefine/>
    <w:qFormat/>
    <w:uiPriority w:val="0"/>
    <w:rPr>
      <w:rFonts w:ascii="宋体" w:eastAsia="宋体" w:cs="Times New Roman" w:hAnsiTheme="minorHAnsi"/>
      <w:kern w:val="2"/>
      <w:sz w:val="21"/>
      <w:szCs w:val="24"/>
      <w:lang w:val="en-US" w:eastAsia="zh-CN" w:bidi="ar-SA"/>
    </w:rPr>
  </w:style>
  <w:style w:type="paragraph" w:customStyle="1" w:styleId="86">
    <w:name w:val="示例×："/>
    <w:basedOn w:val="66"/>
    <w:autoRedefine/>
    <w:qFormat/>
    <w:uiPriority w:val="0"/>
    <w:pPr>
      <w:numPr>
        <w:numId w:val="10"/>
      </w:numPr>
      <w:spacing w:beforeLines="0" w:afterLines="0"/>
      <w:outlineLvl w:val="9"/>
    </w:pPr>
    <w:rPr>
      <w:rFonts w:ascii="宋体" w:eastAsia="宋体"/>
      <w:sz w:val="18"/>
      <w:szCs w:val="18"/>
    </w:rPr>
  </w:style>
  <w:style w:type="paragraph" w:customStyle="1" w:styleId="87">
    <w:name w:val="二级无"/>
    <w:basedOn w:val="69"/>
    <w:autoRedefine/>
    <w:qFormat/>
    <w:uiPriority w:val="0"/>
    <w:pPr>
      <w:spacing w:beforeLines="0" w:afterLines="0"/>
    </w:pPr>
    <w:rPr>
      <w:rFonts w:ascii="宋体" w:eastAsia="宋体"/>
    </w:rPr>
  </w:style>
  <w:style w:type="paragraph" w:customStyle="1" w:styleId="88">
    <w:name w:val="注：（正文）"/>
    <w:basedOn w:val="81"/>
    <w:next w:val="40"/>
    <w:autoRedefine/>
    <w:qFormat/>
    <w:uiPriority w:val="0"/>
    <w:pPr>
      <w:numPr>
        <w:ilvl w:val="0"/>
        <w:numId w:val="11"/>
      </w:numPr>
    </w:pPr>
  </w:style>
  <w:style w:type="paragraph" w:customStyle="1" w:styleId="89">
    <w:name w:val="注×：（正文）"/>
    <w:autoRedefine/>
    <w:qFormat/>
    <w:uiPriority w:val="0"/>
    <w:pPr>
      <w:numPr>
        <w:ilvl w:val="0"/>
        <w:numId w:val="12"/>
      </w:numPr>
      <w:jc w:val="both"/>
    </w:pPr>
    <w:rPr>
      <w:rFonts w:ascii="宋体" w:eastAsia="宋体" w:cs="Times New Roman" w:hAnsiTheme="minorHAnsi"/>
      <w:kern w:val="2"/>
      <w:sz w:val="18"/>
      <w:szCs w:val="18"/>
      <w:lang w:val="en-US" w:eastAsia="zh-CN" w:bidi="ar-SA"/>
    </w:rPr>
  </w:style>
  <w:style w:type="paragraph" w:customStyle="1" w:styleId="90">
    <w:name w:val="标准标志"/>
    <w:next w:val="1"/>
    <w:autoRedefine/>
    <w:qFormat/>
    <w:uiPriority w:val="0"/>
    <w:pPr>
      <w:framePr w:w="2546" w:h="1389" w:hRule="exact" w:hSpace="181" w:vSpace="181" w:wrap="around" w:vAnchor="margin" w:hAnchor="margin" w:x="6522" w:y="398" w:anchorLock="1"/>
      <w:shd w:val="solid" w:color="FFFFFF" w:fill="FFFFFF"/>
      <w:spacing w:line="0" w:lineRule="atLeast"/>
      <w:jc w:val="right"/>
    </w:pPr>
    <w:rPr>
      <w:rFonts w:eastAsia="宋体" w:cs="Times New Roman" w:asciiTheme="minorHAnsi" w:hAnsiTheme="minorHAnsi"/>
      <w:b/>
      <w:w w:val="170"/>
      <w:kern w:val="2"/>
      <w:sz w:val="96"/>
      <w:szCs w:val="96"/>
      <w:lang w:val="en-US" w:eastAsia="zh-CN" w:bidi="ar-SA"/>
    </w:rPr>
  </w:style>
  <w:style w:type="paragraph" w:customStyle="1" w:styleId="91">
    <w:name w:val="标准称谓"/>
    <w:next w:val="1"/>
    <w:autoRedefine/>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eastAsia="宋体" w:cs="Times New Roman" w:hAnsiTheme="minorHAnsi"/>
      <w:b/>
      <w:bCs/>
      <w:spacing w:val="20"/>
      <w:w w:val="148"/>
      <w:kern w:val="2"/>
      <w:sz w:val="48"/>
      <w:szCs w:val="24"/>
      <w:lang w:val="en-US" w:eastAsia="zh-CN" w:bidi="ar-SA"/>
    </w:rPr>
  </w:style>
  <w:style w:type="paragraph" w:customStyle="1" w:styleId="92">
    <w:name w:val="标准书脚_偶数页"/>
    <w:autoRedefine/>
    <w:qFormat/>
    <w:uiPriority w:val="0"/>
    <w:pPr>
      <w:spacing w:before="120"/>
      <w:ind w:left="221"/>
    </w:pPr>
    <w:rPr>
      <w:rFonts w:ascii="宋体" w:eastAsia="宋体" w:cs="Times New Roman" w:hAnsiTheme="minorHAnsi"/>
      <w:kern w:val="2"/>
      <w:sz w:val="18"/>
      <w:szCs w:val="18"/>
      <w:lang w:val="en-US" w:eastAsia="zh-CN" w:bidi="ar-SA"/>
    </w:rPr>
  </w:style>
  <w:style w:type="paragraph" w:customStyle="1" w:styleId="93">
    <w:name w:val="标准书眉_偶数页"/>
    <w:basedOn w:val="73"/>
    <w:next w:val="1"/>
    <w:autoRedefine/>
    <w:qFormat/>
    <w:uiPriority w:val="0"/>
    <w:pPr>
      <w:jc w:val="left"/>
    </w:pPr>
  </w:style>
  <w:style w:type="paragraph" w:customStyle="1" w:styleId="94">
    <w:name w:val="标准书眉一"/>
    <w:autoRedefine/>
    <w:qFormat/>
    <w:uiPriority w:val="0"/>
    <w:pPr>
      <w:jc w:val="both"/>
    </w:pPr>
    <w:rPr>
      <w:rFonts w:eastAsia="宋体" w:cs="Times New Roman" w:asciiTheme="minorHAnsi" w:hAnsiTheme="minorHAnsi"/>
      <w:kern w:val="2"/>
      <w:sz w:val="24"/>
      <w:szCs w:val="24"/>
      <w:lang w:val="en-US" w:eastAsia="zh-CN" w:bidi="ar-SA"/>
    </w:rPr>
  </w:style>
  <w:style w:type="paragraph" w:customStyle="1" w:styleId="95">
    <w:name w:val="参考文献"/>
    <w:basedOn w:val="1"/>
    <w:next w:val="40"/>
    <w:autoRedefine/>
    <w:qFormat/>
    <w:uiPriority w:val="0"/>
    <w:pPr>
      <w:keepNext/>
      <w:pageBreakBefore/>
      <w:shd w:val="clear" w:color="FFFFFF" w:fill="FFFFFF"/>
      <w:spacing w:before="640" w:after="200"/>
      <w:jc w:val="center"/>
      <w:outlineLvl w:val="0"/>
    </w:pPr>
    <w:rPr>
      <w:rFonts w:ascii="黑体" w:eastAsia="黑体"/>
      <w:szCs w:val="20"/>
    </w:rPr>
  </w:style>
  <w:style w:type="paragraph" w:customStyle="1" w:styleId="96">
    <w:name w:val="参考文献、索引标题"/>
    <w:basedOn w:val="1"/>
    <w:next w:val="40"/>
    <w:autoRedefine/>
    <w:qFormat/>
    <w:uiPriority w:val="0"/>
    <w:pPr>
      <w:keepNext/>
      <w:pageBreakBefore/>
      <w:shd w:val="clear" w:color="FFFFFF" w:fill="FFFFFF"/>
      <w:spacing w:before="640" w:after="200"/>
      <w:jc w:val="center"/>
      <w:outlineLvl w:val="0"/>
    </w:pPr>
    <w:rPr>
      <w:rFonts w:ascii="黑体" w:eastAsia="黑体"/>
      <w:szCs w:val="20"/>
    </w:rPr>
  </w:style>
  <w:style w:type="character" w:customStyle="1" w:styleId="97">
    <w:name w:val="发布"/>
    <w:autoRedefine/>
    <w:qFormat/>
    <w:uiPriority w:val="0"/>
    <w:rPr>
      <w:rFonts w:ascii="黑体" w:eastAsia="黑体"/>
      <w:spacing w:val="85"/>
      <w:w w:val="100"/>
      <w:position w:val="3"/>
      <w:sz w:val="28"/>
      <w:szCs w:val="28"/>
    </w:rPr>
  </w:style>
  <w:style w:type="paragraph" w:customStyle="1" w:styleId="98">
    <w:name w:val="发布部门"/>
    <w:next w:val="40"/>
    <w:autoRedefine/>
    <w:qFormat/>
    <w:uiPriority w:val="0"/>
    <w:pPr>
      <w:framePr w:w="7938" w:h="1134" w:hRule="exact" w:hSpace="125" w:vSpace="181" w:wrap="around" w:vAnchor="page" w:hAnchor="page" w:x="2150" w:y="14630" w:anchorLock="1"/>
      <w:jc w:val="center"/>
    </w:pPr>
    <w:rPr>
      <w:rFonts w:ascii="宋体" w:eastAsia="宋体" w:cs="Times New Roman" w:hAnsiTheme="minorHAnsi"/>
      <w:b/>
      <w:spacing w:val="20"/>
      <w:w w:val="135"/>
      <w:kern w:val="2"/>
      <w:sz w:val="28"/>
      <w:szCs w:val="24"/>
      <w:lang w:val="en-US" w:eastAsia="zh-CN" w:bidi="ar-SA"/>
    </w:rPr>
  </w:style>
  <w:style w:type="paragraph" w:customStyle="1" w:styleId="99">
    <w:name w:val="发布日期"/>
    <w:autoRedefine/>
    <w:qFormat/>
    <w:uiPriority w:val="0"/>
    <w:pPr>
      <w:framePr w:w="3997" w:h="471" w:hRule="exact" w:vSpace="181" w:wrap="around" w:vAnchor="margin" w:hAnchor="page" w:x="7089" w:y="14097" w:anchorLock="1"/>
    </w:pPr>
    <w:rPr>
      <w:rFonts w:eastAsia="黑体" w:cs="Times New Roman" w:asciiTheme="minorHAnsi" w:hAnsiTheme="minorHAnsi"/>
      <w:kern w:val="2"/>
      <w:sz w:val="28"/>
      <w:szCs w:val="24"/>
      <w:lang w:val="en-US" w:eastAsia="zh-CN" w:bidi="ar-SA"/>
    </w:rPr>
  </w:style>
  <w:style w:type="paragraph" w:customStyle="1" w:styleId="100">
    <w:name w:val="封面标准代替信息"/>
    <w:autoRedefine/>
    <w:qFormat/>
    <w:uiPriority w:val="0"/>
    <w:pPr>
      <w:framePr w:w="9140" w:h="1242" w:hRule="exact" w:hSpace="284" w:wrap="around" w:vAnchor="page" w:hAnchor="page" w:x="1645" w:y="2910" w:anchorLock="1"/>
      <w:spacing w:before="57" w:line="280" w:lineRule="exact"/>
      <w:jc w:val="right"/>
    </w:pPr>
    <w:rPr>
      <w:rFonts w:ascii="宋体" w:eastAsia="宋体" w:cs="Times New Roman" w:hAnsiTheme="minorHAnsi"/>
      <w:kern w:val="2"/>
      <w:sz w:val="21"/>
      <w:szCs w:val="21"/>
      <w:lang w:val="en-US" w:eastAsia="zh-CN" w:bidi="ar-SA"/>
    </w:rPr>
  </w:style>
  <w:style w:type="paragraph" w:customStyle="1" w:styleId="101">
    <w:name w:val="封面标准号1"/>
    <w:autoRedefine/>
    <w:qFormat/>
    <w:uiPriority w:val="0"/>
    <w:pPr>
      <w:widowControl w:val="0"/>
      <w:kinsoku w:val="0"/>
      <w:overflowPunct w:val="0"/>
      <w:autoSpaceDE w:val="0"/>
      <w:autoSpaceDN w:val="0"/>
      <w:spacing w:before="308"/>
      <w:jc w:val="right"/>
      <w:textAlignment w:val="center"/>
    </w:pPr>
    <w:rPr>
      <w:rFonts w:eastAsia="宋体" w:cs="Times New Roman" w:asciiTheme="minorHAnsi" w:hAnsiTheme="minorHAnsi"/>
      <w:kern w:val="2"/>
      <w:sz w:val="28"/>
      <w:szCs w:val="24"/>
      <w:lang w:val="en-US" w:eastAsia="zh-CN" w:bidi="ar-SA"/>
    </w:rPr>
  </w:style>
  <w:style w:type="paragraph" w:customStyle="1" w:styleId="102">
    <w:name w:val="封面标准名称"/>
    <w:autoRedefine/>
    <w:qFormat/>
    <w:uiPriority w:val="0"/>
    <w:pPr>
      <w:framePr w:w="9639" w:h="6917" w:hRule="exact" w:wrap="around" w:vAnchor="page" w:hAnchor="page" w:xAlign="center" w:y="6408" w:anchorLock="1"/>
      <w:widowControl w:val="0"/>
      <w:spacing w:line="680" w:lineRule="exact"/>
      <w:jc w:val="center"/>
      <w:textAlignment w:val="center"/>
    </w:pPr>
    <w:rPr>
      <w:rFonts w:ascii="黑体" w:eastAsia="黑体" w:cs="Times New Roman" w:hAnsiTheme="minorHAnsi"/>
      <w:kern w:val="2"/>
      <w:sz w:val="52"/>
      <w:szCs w:val="24"/>
      <w:lang w:val="en-US" w:eastAsia="zh-CN" w:bidi="ar-SA"/>
    </w:rPr>
  </w:style>
  <w:style w:type="paragraph" w:customStyle="1" w:styleId="103">
    <w:name w:val="封面标准英文名称"/>
    <w:basedOn w:val="102"/>
    <w:autoRedefine/>
    <w:qFormat/>
    <w:uiPriority w:val="0"/>
    <w:pPr>
      <w:framePr w:wrap="around"/>
      <w:spacing w:before="370" w:line="400" w:lineRule="exact"/>
    </w:pPr>
    <w:rPr>
      <w:rFonts w:ascii="Times New Roman"/>
      <w:sz w:val="28"/>
      <w:szCs w:val="28"/>
    </w:rPr>
  </w:style>
  <w:style w:type="paragraph" w:customStyle="1" w:styleId="104">
    <w:name w:val="封面一致性程度标识"/>
    <w:basedOn w:val="103"/>
    <w:autoRedefine/>
    <w:qFormat/>
    <w:uiPriority w:val="0"/>
    <w:pPr>
      <w:framePr w:wrap="around"/>
      <w:spacing w:before="440"/>
    </w:pPr>
    <w:rPr>
      <w:rFonts w:ascii="宋体" w:eastAsia="宋体"/>
    </w:rPr>
  </w:style>
  <w:style w:type="paragraph" w:customStyle="1" w:styleId="105">
    <w:name w:val="封面标准文稿类别"/>
    <w:basedOn w:val="104"/>
    <w:autoRedefine/>
    <w:qFormat/>
    <w:uiPriority w:val="0"/>
    <w:pPr>
      <w:framePr w:wrap="around"/>
      <w:spacing w:after="160" w:line="240" w:lineRule="auto"/>
    </w:pPr>
    <w:rPr>
      <w:sz w:val="24"/>
    </w:rPr>
  </w:style>
  <w:style w:type="paragraph" w:customStyle="1" w:styleId="106">
    <w:name w:val="封面标准文稿编辑信息"/>
    <w:basedOn w:val="105"/>
    <w:autoRedefine/>
    <w:qFormat/>
    <w:uiPriority w:val="0"/>
    <w:pPr>
      <w:framePr w:wrap="around"/>
      <w:spacing w:before="180" w:line="180" w:lineRule="exact"/>
    </w:pPr>
    <w:rPr>
      <w:sz w:val="21"/>
    </w:rPr>
  </w:style>
  <w:style w:type="paragraph" w:customStyle="1" w:styleId="107">
    <w:name w:val="封面正文"/>
    <w:autoRedefine/>
    <w:qFormat/>
    <w:uiPriority w:val="0"/>
    <w:pPr>
      <w:jc w:val="both"/>
    </w:pPr>
    <w:rPr>
      <w:rFonts w:eastAsia="宋体" w:cs="Times New Roman" w:asciiTheme="minorHAnsi" w:hAnsiTheme="minorHAnsi"/>
      <w:kern w:val="2"/>
      <w:sz w:val="24"/>
      <w:szCs w:val="24"/>
      <w:lang w:val="en-US" w:eastAsia="zh-CN" w:bidi="ar-SA"/>
    </w:rPr>
  </w:style>
  <w:style w:type="paragraph" w:customStyle="1" w:styleId="108">
    <w:name w:val="附录标识"/>
    <w:basedOn w:val="1"/>
    <w:next w:val="40"/>
    <w:autoRedefine/>
    <w:qFormat/>
    <w:uiPriority w:val="0"/>
    <w:pPr>
      <w:keepNext/>
      <w:shd w:val="clear" w:color="FFFFFF" w:fill="FFFFFF"/>
      <w:tabs>
        <w:tab w:val="left" w:pos="6405"/>
      </w:tabs>
      <w:spacing w:before="640" w:after="280"/>
      <w:jc w:val="center"/>
      <w:outlineLvl w:val="0"/>
    </w:pPr>
    <w:rPr>
      <w:rFonts w:ascii="黑体" w:eastAsia="黑体"/>
      <w:szCs w:val="20"/>
    </w:rPr>
  </w:style>
  <w:style w:type="paragraph" w:customStyle="1" w:styleId="109">
    <w:name w:val="附录标题"/>
    <w:basedOn w:val="40"/>
    <w:next w:val="40"/>
    <w:autoRedefine/>
    <w:qFormat/>
    <w:uiPriority w:val="0"/>
    <w:pPr>
      <w:ind w:firstLine="0" w:firstLineChars="0"/>
      <w:jc w:val="center"/>
    </w:pPr>
    <w:rPr>
      <w:rFonts w:ascii="黑体" w:eastAsia="黑体"/>
    </w:rPr>
  </w:style>
  <w:style w:type="paragraph" w:customStyle="1" w:styleId="110">
    <w:name w:val="附录表标号"/>
    <w:basedOn w:val="1"/>
    <w:next w:val="40"/>
    <w:autoRedefine/>
    <w:qFormat/>
    <w:uiPriority w:val="0"/>
    <w:pPr>
      <w:numPr>
        <w:ilvl w:val="0"/>
        <w:numId w:val="13"/>
      </w:numPr>
      <w:tabs>
        <w:tab w:val="clear" w:pos="0"/>
      </w:tabs>
      <w:spacing w:line="14" w:lineRule="exact"/>
      <w:ind w:left="811" w:hanging="448"/>
      <w:jc w:val="center"/>
      <w:outlineLvl w:val="0"/>
    </w:pPr>
    <w:rPr>
      <w:color w:val="FFFFFF"/>
    </w:rPr>
  </w:style>
  <w:style w:type="paragraph" w:customStyle="1" w:styleId="111">
    <w:name w:val="附录表标题"/>
    <w:basedOn w:val="1"/>
    <w:next w:val="40"/>
    <w:autoRedefine/>
    <w:qFormat/>
    <w:uiPriority w:val="0"/>
    <w:pPr>
      <w:numPr>
        <w:ilvl w:val="1"/>
        <w:numId w:val="13"/>
      </w:numPr>
      <w:tabs>
        <w:tab w:val="left" w:pos="180"/>
      </w:tabs>
      <w:spacing w:beforeLines="50" w:afterLines="50"/>
      <w:ind w:left="0" w:firstLine="0"/>
      <w:jc w:val="center"/>
    </w:pPr>
    <w:rPr>
      <w:rFonts w:ascii="黑体" w:eastAsia="黑体"/>
      <w:szCs w:val="21"/>
    </w:rPr>
  </w:style>
  <w:style w:type="paragraph" w:customStyle="1" w:styleId="112">
    <w:name w:val="附录二级条标题"/>
    <w:basedOn w:val="1"/>
    <w:next w:val="40"/>
    <w:autoRedefine/>
    <w:qFormat/>
    <w:uiPriority w:val="0"/>
    <w:pPr>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113">
    <w:name w:val="附录二级无"/>
    <w:basedOn w:val="112"/>
    <w:autoRedefine/>
    <w:qFormat/>
    <w:uiPriority w:val="0"/>
    <w:pPr>
      <w:spacing w:beforeLines="0" w:afterLines="0"/>
    </w:pPr>
    <w:rPr>
      <w:rFonts w:ascii="宋体" w:eastAsia="宋体"/>
      <w:szCs w:val="21"/>
    </w:rPr>
  </w:style>
  <w:style w:type="paragraph" w:customStyle="1" w:styleId="114">
    <w:name w:val="附录公式"/>
    <w:basedOn w:val="40"/>
    <w:next w:val="40"/>
    <w:link w:val="115"/>
    <w:autoRedefine/>
    <w:qFormat/>
    <w:uiPriority w:val="0"/>
  </w:style>
  <w:style w:type="character" w:customStyle="1" w:styleId="115">
    <w:name w:val="附录公式 Char"/>
    <w:basedOn w:val="71"/>
    <w:link w:val="114"/>
    <w:autoRedefine/>
    <w:qFormat/>
    <w:uiPriority w:val="0"/>
    <w:rPr>
      <w:rFonts w:ascii="宋体"/>
      <w:kern w:val="2"/>
      <w:sz w:val="21"/>
      <w:szCs w:val="24"/>
      <w:lang w:val="en-US" w:eastAsia="zh-CN" w:bidi="ar-SA"/>
    </w:rPr>
  </w:style>
  <w:style w:type="paragraph" w:customStyle="1" w:styleId="116">
    <w:name w:val="附录公式编号制表符"/>
    <w:basedOn w:val="1"/>
    <w:next w:val="40"/>
    <w:autoRedefine/>
    <w:qFormat/>
    <w:uiPriority w:val="0"/>
    <w:pPr>
      <w:tabs>
        <w:tab w:val="center" w:pos="4201"/>
        <w:tab w:val="right" w:leader="dot" w:pos="9298"/>
      </w:tabs>
      <w:autoSpaceDE w:val="0"/>
      <w:autoSpaceDN w:val="0"/>
    </w:pPr>
    <w:rPr>
      <w:szCs w:val="20"/>
    </w:rPr>
  </w:style>
  <w:style w:type="paragraph" w:customStyle="1" w:styleId="117">
    <w:name w:val="附录三级条标题"/>
    <w:basedOn w:val="112"/>
    <w:next w:val="40"/>
    <w:autoRedefine/>
    <w:qFormat/>
    <w:uiPriority w:val="0"/>
    <w:pPr>
      <w:tabs>
        <w:tab w:val="left" w:pos="360"/>
      </w:tabs>
      <w:outlineLvl w:val="4"/>
    </w:pPr>
  </w:style>
  <w:style w:type="paragraph" w:customStyle="1" w:styleId="118">
    <w:name w:val="附录三级无"/>
    <w:basedOn w:val="117"/>
    <w:autoRedefine/>
    <w:qFormat/>
    <w:uiPriority w:val="0"/>
    <w:pPr>
      <w:tabs>
        <w:tab w:val="clear" w:pos="360"/>
      </w:tabs>
      <w:spacing w:beforeLines="0" w:afterLines="0"/>
    </w:pPr>
    <w:rPr>
      <w:rFonts w:ascii="宋体" w:eastAsia="宋体"/>
      <w:szCs w:val="21"/>
    </w:rPr>
  </w:style>
  <w:style w:type="paragraph" w:customStyle="1" w:styleId="119">
    <w:name w:val="附录数字编号列项（二级）"/>
    <w:autoRedefine/>
    <w:qFormat/>
    <w:uiPriority w:val="0"/>
    <w:pPr>
      <w:numPr>
        <w:ilvl w:val="1"/>
        <w:numId w:val="14"/>
      </w:numPr>
    </w:pPr>
    <w:rPr>
      <w:rFonts w:ascii="宋体" w:eastAsia="宋体" w:cs="Times New Roman" w:hAnsiTheme="minorHAnsi"/>
      <w:kern w:val="2"/>
      <w:sz w:val="21"/>
      <w:szCs w:val="24"/>
      <w:lang w:val="en-US" w:eastAsia="zh-CN" w:bidi="ar-SA"/>
    </w:rPr>
  </w:style>
  <w:style w:type="paragraph" w:customStyle="1" w:styleId="120">
    <w:name w:val="附录四级条标题"/>
    <w:basedOn w:val="117"/>
    <w:next w:val="40"/>
    <w:autoRedefine/>
    <w:qFormat/>
    <w:uiPriority w:val="0"/>
    <w:pPr>
      <w:outlineLvl w:val="5"/>
    </w:pPr>
  </w:style>
  <w:style w:type="paragraph" w:customStyle="1" w:styleId="121">
    <w:name w:val="附录四级无"/>
    <w:basedOn w:val="120"/>
    <w:autoRedefine/>
    <w:qFormat/>
    <w:uiPriority w:val="0"/>
    <w:pPr>
      <w:tabs>
        <w:tab w:val="clear" w:pos="360"/>
      </w:tabs>
      <w:spacing w:beforeLines="0" w:afterLines="0"/>
    </w:pPr>
    <w:rPr>
      <w:rFonts w:ascii="宋体" w:eastAsia="宋体"/>
      <w:szCs w:val="21"/>
    </w:rPr>
  </w:style>
  <w:style w:type="paragraph" w:customStyle="1" w:styleId="122">
    <w:name w:val="附录图标号"/>
    <w:basedOn w:val="1"/>
    <w:autoRedefine/>
    <w:qFormat/>
    <w:uiPriority w:val="0"/>
    <w:pPr>
      <w:keepNext/>
      <w:pageBreakBefore/>
      <w:numPr>
        <w:ilvl w:val="0"/>
        <w:numId w:val="15"/>
      </w:numPr>
      <w:spacing w:line="14" w:lineRule="exact"/>
      <w:ind w:left="0" w:firstLine="363"/>
      <w:jc w:val="center"/>
      <w:outlineLvl w:val="0"/>
    </w:pPr>
    <w:rPr>
      <w:color w:val="FFFFFF"/>
    </w:rPr>
  </w:style>
  <w:style w:type="paragraph" w:customStyle="1" w:styleId="123">
    <w:name w:val="附录图标题"/>
    <w:basedOn w:val="1"/>
    <w:next w:val="40"/>
    <w:autoRedefine/>
    <w:qFormat/>
    <w:uiPriority w:val="0"/>
    <w:pPr>
      <w:numPr>
        <w:ilvl w:val="1"/>
        <w:numId w:val="15"/>
      </w:numPr>
      <w:tabs>
        <w:tab w:val="left" w:pos="363"/>
      </w:tabs>
      <w:spacing w:beforeLines="50" w:afterLines="50"/>
      <w:ind w:left="0" w:firstLine="0"/>
      <w:jc w:val="center"/>
    </w:pPr>
    <w:rPr>
      <w:rFonts w:ascii="黑体" w:eastAsia="黑体"/>
      <w:szCs w:val="21"/>
    </w:rPr>
  </w:style>
  <w:style w:type="paragraph" w:customStyle="1" w:styleId="124">
    <w:name w:val="附录五级条标题"/>
    <w:basedOn w:val="120"/>
    <w:next w:val="40"/>
    <w:autoRedefine/>
    <w:qFormat/>
    <w:uiPriority w:val="0"/>
    <w:pPr>
      <w:outlineLvl w:val="6"/>
    </w:pPr>
  </w:style>
  <w:style w:type="paragraph" w:customStyle="1" w:styleId="125">
    <w:name w:val="附录五级无"/>
    <w:basedOn w:val="124"/>
    <w:autoRedefine/>
    <w:qFormat/>
    <w:uiPriority w:val="0"/>
    <w:pPr>
      <w:tabs>
        <w:tab w:val="clear" w:pos="360"/>
      </w:tabs>
      <w:spacing w:beforeLines="0" w:afterLines="0"/>
    </w:pPr>
    <w:rPr>
      <w:rFonts w:ascii="宋体" w:eastAsia="宋体"/>
      <w:szCs w:val="21"/>
    </w:rPr>
  </w:style>
  <w:style w:type="paragraph" w:customStyle="1" w:styleId="126">
    <w:name w:val="附录章标题"/>
    <w:next w:val="40"/>
    <w:autoRedefine/>
    <w:qFormat/>
    <w:uiPriority w:val="0"/>
    <w:pPr>
      <w:wordWrap w:val="0"/>
      <w:overflowPunct w:val="0"/>
      <w:autoSpaceDE w:val="0"/>
      <w:spacing w:beforeLines="100" w:afterLines="100"/>
      <w:jc w:val="both"/>
      <w:textAlignment w:val="baseline"/>
      <w:outlineLvl w:val="1"/>
    </w:pPr>
    <w:rPr>
      <w:rFonts w:ascii="黑体" w:eastAsia="黑体" w:cs="Times New Roman" w:hAnsiTheme="minorHAnsi"/>
      <w:kern w:val="21"/>
      <w:sz w:val="21"/>
      <w:szCs w:val="24"/>
      <w:lang w:val="en-US" w:eastAsia="zh-CN" w:bidi="ar-SA"/>
    </w:rPr>
  </w:style>
  <w:style w:type="paragraph" w:customStyle="1" w:styleId="127">
    <w:name w:val="附录一级条标题"/>
    <w:basedOn w:val="126"/>
    <w:next w:val="40"/>
    <w:autoRedefine/>
    <w:qFormat/>
    <w:uiPriority w:val="0"/>
    <w:pPr>
      <w:tabs>
        <w:tab w:val="left" w:pos="360"/>
      </w:tabs>
      <w:autoSpaceDN w:val="0"/>
      <w:spacing w:beforeLines="50" w:afterLines="50"/>
      <w:outlineLvl w:val="2"/>
    </w:pPr>
  </w:style>
  <w:style w:type="paragraph" w:customStyle="1" w:styleId="128">
    <w:name w:val="附录一级无"/>
    <w:basedOn w:val="127"/>
    <w:autoRedefine/>
    <w:qFormat/>
    <w:uiPriority w:val="0"/>
    <w:pPr>
      <w:tabs>
        <w:tab w:val="clear" w:pos="360"/>
      </w:tabs>
      <w:spacing w:beforeLines="0" w:afterLines="0"/>
    </w:pPr>
    <w:rPr>
      <w:rFonts w:ascii="宋体" w:eastAsia="宋体"/>
      <w:szCs w:val="21"/>
    </w:rPr>
  </w:style>
  <w:style w:type="paragraph" w:customStyle="1" w:styleId="129">
    <w:name w:val="附录字母编号列项（一级）"/>
    <w:autoRedefine/>
    <w:qFormat/>
    <w:uiPriority w:val="0"/>
    <w:pPr>
      <w:numPr>
        <w:ilvl w:val="0"/>
        <w:numId w:val="14"/>
      </w:numPr>
    </w:pPr>
    <w:rPr>
      <w:rFonts w:ascii="宋体" w:eastAsia="宋体" w:cs="Times New Roman" w:hAnsiTheme="minorHAnsi"/>
      <w:kern w:val="2"/>
      <w:sz w:val="21"/>
      <w:szCs w:val="24"/>
      <w:lang w:val="en-US" w:eastAsia="zh-CN" w:bidi="ar-SA"/>
    </w:rPr>
  </w:style>
  <w:style w:type="paragraph" w:customStyle="1" w:styleId="130">
    <w:name w:val="列项说明"/>
    <w:basedOn w:val="1"/>
    <w:autoRedefine/>
    <w:qFormat/>
    <w:uiPriority w:val="0"/>
    <w:pPr>
      <w:adjustRightInd w:val="0"/>
      <w:spacing w:line="320" w:lineRule="exact"/>
      <w:ind w:left="400" w:leftChars="200" w:hanging="200" w:hangingChars="200"/>
      <w:textAlignment w:val="baseline"/>
    </w:pPr>
    <w:rPr>
      <w:szCs w:val="20"/>
    </w:rPr>
  </w:style>
  <w:style w:type="paragraph" w:customStyle="1" w:styleId="131">
    <w:name w:val="列项说明数字编号"/>
    <w:autoRedefine/>
    <w:qFormat/>
    <w:uiPriority w:val="0"/>
    <w:pPr>
      <w:ind w:left="600" w:leftChars="400" w:hanging="200" w:hangingChars="200"/>
    </w:pPr>
    <w:rPr>
      <w:rFonts w:ascii="宋体" w:eastAsia="宋体" w:cs="Times New Roman" w:hAnsiTheme="minorHAnsi"/>
      <w:kern w:val="2"/>
      <w:sz w:val="21"/>
      <w:szCs w:val="24"/>
      <w:lang w:val="en-US" w:eastAsia="zh-CN" w:bidi="ar-SA"/>
    </w:rPr>
  </w:style>
  <w:style w:type="paragraph" w:customStyle="1" w:styleId="132">
    <w:name w:val="目次、索引正文"/>
    <w:autoRedefine/>
    <w:qFormat/>
    <w:uiPriority w:val="0"/>
    <w:pPr>
      <w:spacing w:line="320" w:lineRule="exact"/>
      <w:jc w:val="both"/>
    </w:pPr>
    <w:rPr>
      <w:rFonts w:ascii="宋体" w:eastAsia="宋体" w:cs="Times New Roman" w:hAnsiTheme="minorHAnsi"/>
      <w:kern w:val="2"/>
      <w:sz w:val="21"/>
      <w:szCs w:val="24"/>
      <w:lang w:val="en-US" w:eastAsia="zh-CN" w:bidi="ar-SA"/>
    </w:rPr>
  </w:style>
  <w:style w:type="paragraph" w:customStyle="1" w:styleId="133">
    <w:name w:val="其他标准标志"/>
    <w:basedOn w:val="90"/>
    <w:autoRedefine/>
    <w:qFormat/>
    <w:uiPriority w:val="0"/>
    <w:pPr>
      <w:framePr w:w="6101" w:wrap="around" w:vAnchor="page" w:hAnchor="page" w:x="4673" w:y="942"/>
    </w:pPr>
    <w:rPr>
      <w:w w:val="130"/>
    </w:rPr>
  </w:style>
  <w:style w:type="paragraph" w:customStyle="1" w:styleId="134">
    <w:name w:val="其他标准称谓"/>
    <w:next w:val="1"/>
    <w:autoRedefine/>
    <w:qFormat/>
    <w:uiPriority w:val="0"/>
    <w:pPr>
      <w:framePr w:hSpace="181" w:vSpace="181" w:wrap="around" w:vAnchor="page" w:hAnchor="page" w:x="1419" w:y="2286" w:anchorLock="1"/>
      <w:spacing w:line="0" w:lineRule="atLeast"/>
      <w:jc w:val="distribute"/>
    </w:pPr>
    <w:rPr>
      <w:rFonts w:ascii="黑体" w:hAnsi="宋体" w:eastAsia="黑体" w:cs="Times New Roman"/>
      <w:spacing w:val="-40"/>
      <w:kern w:val="2"/>
      <w:sz w:val="48"/>
      <w:szCs w:val="52"/>
      <w:lang w:val="en-US" w:eastAsia="zh-CN" w:bidi="ar-SA"/>
    </w:rPr>
  </w:style>
  <w:style w:type="paragraph" w:customStyle="1" w:styleId="135">
    <w:name w:val="其他发布部门"/>
    <w:basedOn w:val="98"/>
    <w:autoRedefine/>
    <w:qFormat/>
    <w:uiPriority w:val="0"/>
    <w:pPr>
      <w:framePr w:wrap="around" w:y="15310"/>
      <w:spacing w:line="0" w:lineRule="atLeast"/>
    </w:pPr>
    <w:rPr>
      <w:rFonts w:ascii="黑体" w:eastAsia="黑体"/>
      <w:b w:val="0"/>
    </w:rPr>
  </w:style>
  <w:style w:type="paragraph" w:customStyle="1" w:styleId="136">
    <w:name w:val="前言、引言标题"/>
    <w:next w:val="40"/>
    <w:autoRedefine/>
    <w:qFormat/>
    <w:uiPriority w:val="0"/>
    <w:pPr>
      <w:keepNext/>
      <w:pageBreakBefore/>
      <w:shd w:val="clear" w:color="FFFFFF" w:fill="FFFFFF"/>
      <w:spacing w:before="640" w:after="560"/>
      <w:jc w:val="center"/>
      <w:outlineLvl w:val="0"/>
    </w:pPr>
    <w:rPr>
      <w:rFonts w:ascii="黑体" w:eastAsia="黑体" w:cs="Times New Roman" w:hAnsiTheme="minorHAnsi"/>
      <w:kern w:val="2"/>
      <w:sz w:val="32"/>
      <w:szCs w:val="24"/>
      <w:lang w:val="en-US" w:eastAsia="zh-CN" w:bidi="ar-SA"/>
    </w:rPr>
  </w:style>
  <w:style w:type="paragraph" w:customStyle="1" w:styleId="137">
    <w:name w:val="三级无"/>
    <w:basedOn w:val="68"/>
    <w:autoRedefine/>
    <w:qFormat/>
    <w:uiPriority w:val="0"/>
    <w:pPr>
      <w:spacing w:beforeLines="0" w:afterLines="0"/>
    </w:pPr>
    <w:rPr>
      <w:rFonts w:ascii="宋体" w:eastAsia="宋体"/>
    </w:rPr>
  </w:style>
  <w:style w:type="paragraph" w:customStyle="1" w:styleId="138">
    <w:name w:val="实施日期"/>
    <w:basedOn w:val="99"/>
    <w:autoRedefine/>
    <w:qFormat/>
    <w:uiPriority w:val="0"/>
    <w:pPr>
      <w:framePr w:wrap="around" w:vAnchor="page" w:hAnchor="text"/>
      <w:jc w:val="right"/>
    </w:pPr>
  </w:style>
  <w:style w:type="paragraph" w:customStyle="1" w:styleId="139">
    <w:name w:val="示例后文字"/>
    <w:basedOn w:val="40"/>
    <w:next w:val="40"/>
    <w:autoRedefine/>
    <w:qFormat/>
    <w:uiPriority w:val="0"/>
    <w:pPr>
      <w:ind w:firstLine="360"/>
    </w:pPr>
    <w:rPr>
      <w:sz w:val="18"/>
    </w:rPr>
  </w:style>
  <w:style w:type="paragraph" w:customStyle="1" w:styleId="140">
    <w:name w:val="首示例"/>
    <w:next w:val="40"/>
    <w:link w:val="141"/>
    <w:autoRedefine/>
    <w:qFormat/>
    <w:uiPriority w:val="0"/>
    <w:pPr>
      <w:tabs>
        <w:tab w:val="left" w:pos="360"/>
      </w:tabs>
    </w:pPr>
    <w:rPr>
      <w:rFonts w:ascii="宋体" w:hAnsi="宋体" w:eastAsia="宋体" w:cs="Times New Roman"/>
      <w:kern w:val="2"/>
      <w:sz w:val="18"/>
      <w:szCs w:val="18"/>
      <w:lang w:val="en-US" w:eastAsia="zh-CN" w:bidi="ar-SA"/>
    </w:rPr>
  </w:style>
  <w:style w:type="character" w:customStyle="1" w:styleId="141">
    <w:name w:val="首示例 Char"/>
    <w:link w:val="140"/>
    <w:autoRedefine/>
    <w:qFormat/>
    <w:uiPriority w:val="0"/>
    <w:rPr>
      <w:rFonts w:ascii="宋体" w:hAnsi="宋体"/>
      <w:kern w:val="2"/>
      <w:sz w:val="18"/>
      <w:szCs w:val="18"/>
    </w:rPr>
  </w:style>
  <w:style w:type="paragraph" w:customStyle="1" w:styleId="142">
    <w:name w:val="四级无"/>
    <w:basedOn w:val="67"/>
    <w:autoRedefine/>
    <w:qFormat/>
    <w:uiPriority w:val="0"/>
    <w:pPr>
      <w:spacing w:beforeLines="0" w:afterLines="0"/>
    </w:pPr>
    <w:rPr>
      <w:rFonts w:ascii="宋体" w:eastAsia="宋体"/>
    </w:rPr>
  </w:style>
  <w:style w:type="paragraph" w:customStyle="1" w:styleId="143">
    <w:name w:val="条文脚注"/>
    <w:basedOn w:val="41"/>
    <w:autoRedefine/>
    <w:qFormat/>
    <w:uiPriority w:val="0"/>
    <w:pPr>
      <w:numPr>
        <w:numId w:val="0"/>
      </w:numPr>
      <w:jc w:val="both"/>
    </w:pPr>
  </w:style>
  <w:style w:type="paragraph" w:customStyle="1" w:styleId="144">
    <w:name w:val="图标脚注说明"/>
    <w:basedOn w:val="40"/>
    <w:autoRedefine/>
    <w:qFormat/>
    <w:uiPriority w:val="0"/>
    <w:pPr>
      <w:ind w:left="840" w:hanging="420" w:firstLineChars="0"/>
    </w:pPr>
    <w:rPr>
      <w:sz w:val="18"/>
      <w:szCs w:val="18"/>
    </w:rPr>
  </w:style>
  <w:style w:type="paragraph" w:customStyle="1" w:styleId="145">
    <w:name w:val="图表脚注说明"/>
    <w:basedOn w:val="1"/>
    <w:autoRedefine/>
    <w:qFormat/>
    <w:uiPriority w:val="0"/>
    <w:pPr>
      <w:ind w:left="544" w:hanging="181"/>
    </w:pPr>
    <w:rPr>
      <w:sz w:val="18"/>
      <w:szCs w:val="18"/>
    </w:rPr>
  </w:style>
  <w:style w:type="paragraph" w:customStyle="1" w:styleId="146">
    <w:name w:val="图的脚注"/>
    <w:next w:val="40"/>
    <w:autoRedefine/>
    <w:qFormat/>
    <w:uiPriority w:val="0"/>
    <w:pPr>
      <w:widowControl w:val="0"/>
      <w:ind w:left="840" w:leftChars="200" w:hanging="420" w:hangingChars="200"/>
      <w:jc w:val="both"/>
    </w:pPr>
    <w:rPr>
      <w:rFonts w:ascii="宋体" w:eastAsia="宋体" w:cs="Times New Roman" w:hAnsiTheme="minorHAnsi"/>
      <w:kern w:val="2"/>
      <w:sz w:val="18"/>
      <w:szCs w:val="24"/>
      <w:lang w:val="en-US" w:eastAsia="zh-CN" w:bidi="ar-SA"/>
    </w:rPr>
  </w:style>
  <w:style w:type="paragraph" w:customStyle="1" w:styleId="147">
    <w:name w:val="文献分类号"/>
    <w:autoRedefine/>
    <w:qFormat/>
    <w:uiPriority w:val="0"/>
    <w:pPr>
      <w:framePr w:hSpace="180" w:vSpace="180" w:wrap="around" w:vAnchor="margin" w:hAnchor="margin" w:y="1" w:anchorLock="1"/>
      <w:widowControl w:val="0"/>
      <w:textAlignment w:val="center"/>
    </w:pPr>
    <w:rPr>
      <w:rFonts w:ascii="黑体" w:eastAsia="黑体" w:cs="Times New Roman" w:hAnsiTheme="minorHAnsi"/>
      <w:kern w:val="2"/>
      <w:sz w:val="21"/>
      <w:szCs w:val="21"/>
      <w:lang w:val="en-US" w:eastAsia="zh-CN" w:bidi="ar-SA"/>
    </w:rPr>
  </w:style>
  <w:style w:type="paragraph" w:customStyle="1" w:styleId="148">
    <w:name w:val="五级无"/>
    <w:basedOn w:val="70"/>
    <w:autoRedefine/>
    <w:qFormat/>
    <w:uiPriority w:val="0"/>
    <w:pPr>
      <w:spacing w:beforeLines="0" w:afterLines="0"/>
    </w:pPr>
    <w:rPr>
      <w:rFonts w:ascii="宋体" w:eastAsia="宋体"/>
    </w:rPr>
  </w:style>
  <w:style w:type="paragraph" w:customStyle="1" w:styleId="149">
    <w:name w:val="一级无"/>
    <w:basedOn w:val="64"/>
    <w:autoRedefine/>
    <w:qFormat/>
    <w:uiPriority w:val="0"/>
    <w:pPr>
      <w:spacing w:beforeLines="0" w:afterLines="0"/>
    </w:pPr>
    <w:rPr>
      <w:rFonts w:ascii="宋体" w:eastAsia="宋体"/>
    </w:rPr>
  </w:style>
  <w:style w:type="character" w:customStyle="1" w:styleId="150">
    <w:name w:val="访问过的超链接1"/>
    <w:autoRedefine/>
    <w:qFormat/>
    <w:uiPriority w:val="99"/>
    <w:rPr>
      <w:color w:val="800080"/>
      <w:u w:val="single"/>
    </w:rPr>
  </w:style>
  <w:style w:type="paragraph" w:customStyle="1" w:styleId="151">
    <w:name w:val="正文表标题"/>
    <w:next w:val="40"/>
    <w:autoRedefine/>
    <w:qFormat/>
    <w:uiPriority w:val="0"/>
    <w:pPr>
      <w:numPr>
        <w:ilvl w:val="0"/>
        <w:numId w:val="16"/>
      </w:numPr>
      <w:tabs>
        <w:tab w:val="left" w:pos="360"/>
      </w:tabs>
      <w:spacing w:beforeLines="50" w:afterLines="50"/>
      <w:jc w:val="center"/>
    </w:pPr>
    <w:rPr>
      <w:rFonts w:ascii="黑体" w:eastAsia="黑体" w:cs="Times New Roman" w:hAnsiTheme="minorHAnsi"/>
      <w:kern w:val="2"/>
      <w:sz w:val="21"/>
      <w:szCs w:val="24"/>
      <w:lang w:val="en-US" w:eastAsia="zh-CN" w:bidi="ar-SA"/>
    </w:rPr>
  </w:style>
  <w:style w:type="paragraph" w:customStyle="1" w:styleId="152">
    <w:name w:val="正文公式编号制表符"/>
    <w:basedOn w:val="40"/>
    <w:next w:val="40"/>
    <w:autoRedefine/>
    <w:qFormat/>
    <w:uiPriority w:val="0"/>
    <w:pPr>
      <w:ind w:firstLine="0" w:firstLineChars="0"/>
    </w:pPr>
  </w:style>
  <w:style w:type="paragraph" w:customStyle="1" w:styleId="153">
    <w:name w:val="正文图标题"/>
    <w:next w:val="40"/>
    <w:autoRedefine/>
    <w:qFormat/>
    <w:uiPriority w:val="0"/>
    <w:pPr>
      <w:numPr>
        <w:ilvl w:val="0"/>
        <w:numId w:val="17"/>
      </w:numPr>
      <w:spacing w:beforeLines="50" w:afterLines="50"/>
      <w:jc w:val="center"/>
    </w:pPr>
    <w:rPr>
      <w:rFonts w:ascii="黑体" w:eastAsia="黑体" w:cs="Times New Roman" w:hAnsiTheme="minorHAnsi"/>
      <w:kern w:val="2"/>
      <w:sz w:val="21"/>
      <w:szCs w:val="24"/>
      <w:lang w:val="en-US" w:eastAsia="zh-CN" w:bidi="ar-SA"/>
    </w:rPr>
  </w:style>
  <w:style w:type="paragraph" w:customStyle="1" w:styleId="154">
    <w:name w:val="终结线"/>
    <w:basedOn w:val="1"/>
    <w:autoRedefine/>
    <w:qFormat/>
    <w:uiPriority w:val="0"/>
    <w:pPr>
      <w:framePr w:hSpace="181" w:vSpace="181" w:wrap="around" w:vAnchor="text" w:hAnchor="margin" w:xAlign="center" w:y="285"/>
    </w:pPr>
  </w:style>
  <w:style w:type="paragraph" w:customStyle="1" w:styleId="155">
    <w:name w:val="其他发布日期"/>
    <w:basedOn w:val="99"/>
    <w:autoRedefine/>
    <w:qFormat/>
    <w:uiPriority w:val="0"/>
    <w:pPr>
      <w:framePr w:wrap="around" w:vAnchor="page" w:hAnchor="text" w:x="1419"/>
    </w:pPr>
  </w:style>
  <w:style w:type="paragraph" w:customStyle="1" w:styleId="156">
    <w:name w:val="其他实施日期"/>
    <w:basedOn w:val="138"/>
    <w:autoRedefine/>
    <w:qFormat/>
    <w:uiPriority w:val="0"/>
    <w:pPr>
      <w:framePr w:wrap="around"/>
    </w:pPr>
  </w:style>
  <w:style w:type="paragraph" w:customStyle="1" w:styleId="157">
    <w:name w:val="封面标准名称2"/>
    <w:basedOn w:val="102"/>
    <w:autoRedefine/>
    <w:qFormat/>
    <w:uiPriority w:val="0"/>
    <w:pPr>
      <w:framePr w:wrap="around" w:y="4469"/>
      <w:spacing w:beforeLines="630"/>
    </w:pPr>
  </w:style>
  <w:style w:type="paragraph" w:customStyle="1" w:styleId="158">
    <w:name w:val="封面标准英文名称2"/>
    <w:basedOn w:val="103"/>
    <w:autoRedefine/>
    <w:qFormat/>
    <w:uiPriority w:val="0"/>
    <w:pPr>
      <w:framePr w:wrap="around" w:y="4469"/>
    </w:pPr>
  </w:style>
  <w:style w:type="paragraph" w:customStyle="1" w:styleId="159">
    <w:name w:val="封面一致性程度标识2"/>
    <w:basedOn w:val="104"/>
    <w:autoRedefine/>
    <w:qFormat/>
    <w:uiPriority w:val="0"/>
    <w:pPr>
      <w:framePr w:wrap="around" w:y="4469"/>
    </w:pPr>
  </w:style>
  <w:style w:type="paragraph" w:customStyle="1" w:styleId="160">
    <w:name w:val="封面标准文稿类别2"/>
    <w:basedOn w:val="105"/>
    <w:autoRedefine/>
    <w:qFormat/>
    <w:uiPriority w:val="0"/>
    <w:pPr>
      <w:framePr w:wrap="around" w:y="4469"/>
    </w:pPr>
  </w:style>
  <w:style w:type="paragraph" w:customStyle="1" w:styleId="161">
    <w:name w:val="封面标准文稿编辑信息2"/>
    <w:basedOn w:val="106"/>
    <w:autoRedefine/>
    <w:qFormat/>
    <w:uiPriority w:val="0"/>
    <w:pPr>
      <w:framePr w:wrap="around" w:y="4469"/>
    </w:pPr>
  </w:style>
  <w:style w:type="character" w:customStyle="1" w:styleId="162">
    <w:name w:val="标题 1 字符"/>
    <w:link w:val="2"/>
    <w:autoRedefine/>
    <w:qFormat/>
    <w:uiPriority w:val="0"/>
    <w:rPr>
      <w:rFonts w:ascii="宋体" w:hAnsi="宋体" w:eastAsia="华文楷体" w:cs="宋体"/>
      <w:bCs/>
      <w:kern w:val="44"/>
      <w:sz w:val="44"/>
      <w:szCs w:val="44"/>
    </w:rPr>
  </w:style>
  <w:style w:type="character" w:customStyle="1" w:styleId="163">
    <w:name w:val="标题 2 字符"/>
    <w:link w:val="3"/>
    <w:autoRedefine/>
    <w:qFormat/>
    <w:uiPriority w:val="9"/>
    <w:rPr>
      <w:rFonts w:ascii="Arial" w:hAnsi="Arial" w:cs="宋体"/>
      <w:bCs/>
      <w:sz w:val="36"/>
      <w:szCs w:val="32"/>
    </w:rPr>
  </w:style>
  <w:style w:type="character" w:customStyle="1" w:styleId="164">
    <w:name w:val="标题 3 字符"/>
    <w:link w:val="4"/>
    <w:autoRedefine/>
    <w:qFormat/>
    <w:uiPriority w:val="0"/>
    <w:rPr>
      <w:rFonts w:ascii="宋体" w:hAnsi="宋体" w:cs="宋体"/>
      <w:bCs/>
      <w:sz w:val="30"/>
      <w:szCs w:val="32"/>
    </w:rPr>
  </w:style>
  <w:style w:type="character" w:customStyle="1" w:styleId="165">
    <w:name w:val="标题 4 字符"/>
    <w:link w:val="5"/>
    <w:autoRedefine/>
    <w:qFormat/>
    <w:uiPriority w:val="0"/>
    <w:rPr>
      <w:rFonts w:ascii="Cambria" w:hAnsi="Cambria" w:cs="宋体"/>
      <w:b/>
      <w:bCs/>
      <w:sz w:val="28"/>
      <w:szCs w:val="28"/>
    </w:rPr>
  </w:style>
  <w:style w:type="character" w:customStyle="1" w:styleId="166">
    <w:name w:val="标题 5 字符"/>
    <w:link w:val="6"/>
    <w:autoRedefine/>
    <w:qFormat/>
    <w:uiPriority w:val="9"/>
    <w:rPr>
      <w:b/>
      <w:sz w:val="28"/>
    </w:rPr>
  </w:style>
  <w:style w:type="character" w:customStyle="1" w:styleId="167">
    <w:name w:val="标题 6 字符"/>
    <w:link w:val="7"/>
    <w:autoRedefine/>
    <w:qFormat/>
    <w:uiPriority w:val="0"/>
    <w:rPr>
      <w:rFonts w:ascii="Arial" w:hAnsi="Arial" w:eastAsia="黑体"/>
      <w:b/>
      <w:sz w:val="24"/>
    </w:rPr>
  </w:style>
  <w:style w:type="character" w:customStyle="1" w:styleId="168">
    <w:name w:val="标题 7 字符"/>
    <w:link w:val="8"/>
    <w:autoRedefine/>
    <w:qFormat/>
    <w:uiPriority w:val="9"/>
    <w:rPr>
      <w:b/>
      <w:sz w:val="24"/>
    </w:rPr>
  </w:style>
  <w:style w:type="character" w:customStyle="1" w:styleId="169">
    <w:name w:val="标题 8 字符"/>
    <w:link w:val="9"/>
    <w:autoRedefine/>
    <w:qFormat/>
    <w:uiPriority w:val="0"/>
    <w:rPr>
      <w:rFonts w:ascii="Arial" w:hAnsi="Arial" w:eastAsia="黑体"/>
      <w:sz w:val="24"/>
    </w:rPr>
  </w:style>
  <w:style w:type="character" w:customStyle="1" w:styleId="170">
    <w:name w:val="标题 9 字符"/>
    <w:link w:val="10"/>
    <w:autoRedefine/>
    <w:qFormat/>
    <w:uiPriority w:val="0"/>
    <w:rPr>
      <w:rFonts w:ascii="Arial" w:hAnsi="Arial" w:eastAsia="黑体"/>
    </w:rPr>
  </w:style>
  <w:style w:type="character" w:customStyle="1" w:styleId="171">
    <w:name w:val="标题 1 Char1"/>
    <w:autoRedefine/>
    <w:qFormat/>
    <w:uiPriority w:val="0"/>
    <w:rPr>
      <w:rFonts w:ascii="Times New Roman" w:hAnsi="Times New Roman" w:cs="Times New Roman"/>
      <w:b/>
      <w:bCs/>
      <w:kern w:val="44"/>
      <w:sz w:val="44"/>
      <w:szCs w:val="44"/>
    </w:rPr>
  </w:style>
  <w:style w:type="character" w:customStyle="1" w:styleId="172">
    <w:name w:val="标题 2 Char1"/>
    <w:autoRedefine/>
    <w:semiHidden/>
    <w:qFormat/>
    <w:uiPriority w:val="9"/>
    <w:rPr>
      <w:rFonts w:ascii="Cambria" w:hAnsi="Cambria" w:eastAsia="宋体" w:cs="Times New Roman"/>
      <w:b/>
      <w:bCs/>
      <w:kern w:val="2"/>
      <w:sz w:val="32"/>
      <w:szCs w:val="32"/>
    </w:rPr>
  </w:style>
  <w:style w:type="character" w:customStyle="1" w:styleId="173">
    <w:name w:val="标题 3 Char1"/>
    <w:autoRedefine/>
    <w:semiHidden/>
    <w:qFormat/>
    <w:uiPriority w:val="0"/>
    <w:rPr>
      <w:rFonts w:ascii="Times New Roman" w:hAnsi="Times New Roman" w:cs="Times New Roman"/>
      <w:b/>
      <w:bCs/>
      <w:kern w:val="2"/>
      <w:sz w:val="32"/>
      <w:szCs w:val="32"/>
    </w:rPr>
  </w:style>
  <w:style w:type="character" w:customStyle="1" w:styleId="174">
    <w:name w:val="标题 5 Char1"/>
    <w:autoRedefine/>
    <w:semiHidden/>
    <w:qFormat/>
    <w:uiPriority w:val="9"/>
    <w:rPr>
      <w:rFonts w:ascii="Times New Roman" w:hAnsi="Times New Roman" w:cs="Times New Roman"/>
      <w:b/>
      <w:bCs/>
      <w:kern w:val="2"/>
      <w:sz w:val="28"/>
      <w:szCs w:val="28"/>
    </w:rPr>
  </w:style>
  <w:style w:type="character" w:customStyle="1" w:styleId="175">
    <w:name w:val="标题 6 Char1"/>
    <w:autoRedefine/>
    <w:semiHidden/>
    <w:qFormat/>
    <w:uiPriority w:val="0"/>
    <w:rPr>
      <w:rFonts w:ascii="Cambria" w:hAnsi="Cambria" w:eastAsia="宋体" w:cs="Times New Roman"/>
      <w:b/>
      <w:bCs/>
      <w:kern w:val="2"/>
      <w:sz w:val="24"/>
      <w:szCs w:val="24"/>
    </w:rPr>
  </w:style>
  <w:style w:type="character" w:customStyle="1" w:styleId="176">
    <w:name w:val="HTML 预设格式 字符"/>
    <w:link w:val="48"/>
    <w:autoRedefine/>
    <w:qFormat/>
    <w:uiPriority w:val="0"/>
    <w:rPr>
      <w:rFonts w:ascii="宋体" w:hAnsi="宋体"/>
      <w:sz w:val="24"/>
      <w:szCs w:val="24"/>
    </w:rPr>
  </w:style>
  <w:style w:type="character" w:customStyle="1" w:styleId="177">
    <w:name w:val="标题 7 Char1"/>
    <w:autoRedefine/>
    <w:semiHidden/>
    <w:qFormat/>
    <w:uiPriority w:val="9"/>
    <w:rPr>
      <w:rFonts w:ascii="Times New Roman" w:hAnsi="Times New Roman" w:cs="Times New Roman"/>
      <w:b/>
      <w:bCs/>
      <w:kern w:val="2"/>
      <w:sz w:val="24"/>
      <w:szCs w:val="24"/>
    </w:rPr>
  </w:style>
  <w:style w:type="character" w:customStyle="1" w:styleId="178">
    <w:name w:val="标题 8 Char2"/>
    <w:autoRedefine/>
    <w:semiHidden/>
    <w:qFormat/>
    <w:uiPriority w:val="0"/>
    <w:rPr>
      <w:rFonts w:ascii="Cambria" w:hAnsi="Cambria" w:eastAsia="宋体" w:cs="Times New Roman"/>
      <w:kern w:val="2"/>
      <w:sz w:val="24"/>
      <w:szCs w:val="24"/>
    </w:rPr>
  </w:style>
  <w:style w:type="character" w:customStyle="1" w:styleId="179">
    <w:name w:val="标题 9 Char1"/>
    <w:autoRedefine/>
    <w:semiHidden/>
    <w:qFormat/>
    <w:uiPriority w:val="0"/>
    <w:rPr>
      <w:rFonts w:ascii="Cambria" w:hAnsi="Cambria" w:eastAsia="宋体" w:cs="Times New Roman"/>
      <w:kern w:val="2"/>
      <w:sz w:val="21"/>
      <w:szCs w:val="21"/>
    </w:rPr>
  </w:style>
  <w:style w:type="character" w:customStyle="1" w:styleId="180">
    <w:name w:val="脚注文本 字符"/>
    <w:link w:val="41"/>
    <w:autoRedefine/>
    <w:qFormat/>
    <w:uiPriority w:val="0"/>
    <w:rPr>
      <w:rFonts w:ascii="宋体" w:hAnsi="宋体" w:cs="宋体"/>
      <w:sz w:val="18"/>
      <w:szCs w:val="18"/>
    </w:rPr>
  </w:style>
  <w:style w:type="character" w:customStyle="1" w:styleId="181">
    <w:name w:val="批注文字 字符"/>
    <w:link w:val="17"/>
    <w:autoRedefine/>
    <w:qFormat/>
    <w:uiPriority w:val="0"/>
    <w:rPr>
      <w:rFonts w:ascii="Calibri" w:hAnsi="Calibri"/>
    </w:rPr>
  </w:style>
  <w:style w:type="character" w:customStyle="1" w:styleId="182">
    <w:name w:val="页眉 字符"/>
    <w:link w:val="35"/>
    <w:autoRedefine/>
    <w:qFormat/>
    <w:locked/>
    <w:uiPriority w:val="99"/>
    <w:rPr>
      <w:kern w:val="2"/>
      <w:sz w:val="18"/>
      <w:szCs w:val="18"/>
    </w:rPr>
  </w:style>
  <w:style w:type="character" w:customStyle="1" w:styleId="183">
    <w:name w:val="页眉 Char1"/>
    <w:autoRedefine/>
    <w:semiHidden/>
    <w:qFormat/>
    <w:uiPriority w:val="99"/>
    <w:rPr>
      <w:kern w:val="2"/>
      <w:sz w:val="18"/>
      <w:szCs w:val="18"/>
    </w:rPr>
  </w:style>
  <w:style w:type="character" w:customStyle="1" w:styleId="184">
    <w:name w:val="页脚 字符"/>
    <w:link w:val="34"/>
    <w:autoRedefine/>
    <w:qFormat/>
    <w:locked/>
    <w:uiPriority w:val="99"/>
    <w:rPr>
      <w:kern w:val="2"/>
      <w:sz w:val="18"/>
      <w:szCs w:val="18"/>
    </w:rPr>
  </w:style>
  <w:style w:type="character" w:customStyle="1" w:styleId="185">
    <w:name w:val="页脚 Char1"/>
    <w:autoRedefine/>
    <w:semiHidden/>
    <w:qFormat/>
    <w:uiPriority w:val="99"/>
    <w:rPr>
      <w:kern w:val="2"/>
      <w:sz w:val="18"/>
      <w:szCs w:val="18"/>
    </w:rPr>
  </w:style>
  <w:style w:type="character" w:customStyle="1" w:styleId="186">
    <w:name w:val="正文文本 字符"/>
    <w:link w:val="23"/>
    <w:autoRedefine/>
    <w:qFormat/>
    <w:uiPriority w:val="99"/>
    <w:rPr>
      <w:szCs w:val="24"/>
    </w:rPr>
  </w:style>
  <w:style w:type="character" w:customStyle="1" w:styleId="187">
    <w:name w:val="正文文本缩进 字符"/>
    <w:link w:val="24"/>
    <w:autoRedefine/>
    <w:qFormat/>
    <w:uiPriority w:val="0"/>
    <w:rPr>
      <w:rFonts w:eastAsia="仿宋_GB2312"/>
      <w:sz w:val="32"/>
      <w:szCs w:val="24"/>
    </w:rPr>
  </w:style>
  <w:style w:type="character" w:customStyle="1" w:styleId="188">
    <w:name w:val="正文文本首行缩进 字符"/>
    <w:basedOn w:val="186"/>
    <w:link w:val="52"/>
    <w:autoRedefine/>
    <w:qFormat/>
    <w:uiPriority w:val="99"/>
    <w:rPr>
      <w:szCs w:val="24"/>
    </w:rPr>
  </w:style>
  <w:style w:type="character" w:customStyle="1" w:styleId="189">
    <w:name w:val="文档结构图 字符"/>
    <w:link w:val="16"/>
    <w:autoRedefine/>
    <w:qFormat/>
    <w:uiPriority w:val="0"/>
    <w:rPr>
      <w:kern w:val="2"/>
      <w:sz w:val="21"/>
      <w:szCs w:val="24"/>
      <w:shd w:val="clear" w:color="auto" w:fill="000080"/>
    </w:rPr>
  </w:style>
  <w:style w:type="character" w:customStyle="1" w:styleId="190">
    <w:name w:val="批注主题 字符"/>
    <w:link w:val="51"/>
    <w:autoRedefine/>
    <w:qFormat/>
    <w:uiPriority w:val="0"/>
    <w:rPr>
      <w:rFonts w:ascii="Calibri" w:hAnsi="Calibri"/>
      <w:b/>
      <w:bCs/>
    </w:rPr>
  </w:style>
  <w:style w:type="character" w:customStyle="1" w:styleId="191">
    <w:name w:val="批注框文本 字符"/>
    <w:link w:val="33"/>
    <w:autoRedefine/>
    <w:qFormat/>
    <w:uiPriority w:val="99"/>
    <w:rPr>
      <w:sz w:val="18"/>
      <w:szCs w:val="18"/>
    </w:rPr>
  </w:style>
  <w:style w:type="paragraph" w:customStyle="1" w:styleId="192">
    <w:name w:val="列表段落1"/>
    <w:basedOn w:val="1"/>
    <w:autoRedefine/>
    <w:qFormat/>
    <w:uiPriority w:val="34"/>
    <w:pPr>
      <w:numPr>
        <w:ilvl w:val="1"/>
        <w:numId w:val="18"/>
      </w:numPr>
      <w:adjustRightInd w:val="0"/>
      <w:spacing w:line="312" w:lineRule="atLeast"/>
    </w:pPr>
    <w:rPr>
      <w:szCs w:val="20"/>
    </w:rPr>
  </w:style>
  <w:style w:type="paragraph" w:customStyle="1" w:styleId="193">
    <w:name w:val="TOC Heading1"/>
    <w:basedOn w:val="2"/>
    <w:next w:val="1"/>
    <w:autoRedefine/>
    <w:unhideWhenUsed/>
    <w:qFormat/>
    <w:uiPriority w:val="39"/>
    <w:pPr>
      <w:numPr>
        <w:numId w:val="0"/>
      </w:numPr>
      <w:spacing w:before="480" w:after="0" w:line="276" w:lineRule="auto"/>
      <w:outlineLvl w:val="9"/>
    </w:pPr>
    <w:rPr>
      <w:rFonts w:ascii="Cambria" w:hAnsi="Cambria" w:eastAsia="宋体"/>
      <w:b/>
      <w:color w:val="365F91"/>
      <w:kern w:val="0"/>
      <w:sz w:val="28"/>
      <w:szCs w:val="28"/>
    </w:rPr>
  </w:style>
  <w:style w:type="paragraph" w:customStyle="1" w:styleId="194">
    <w:name w:val="Char Char Char Char Char Char"/>
    <w:basedOn w:val="16"/>
    <w:next w:val="1"/>
    <w:autoRedefine/>
    <w:qFormat/>
    <w:uiPriority w:val="0"/>
    <w:pPr>
      <w:spacing w:line="312" w:lineRule="auto"/>
    </w:pPr>
    <w:rPr>
      <w:rFonts w:ascii="Tahoma" w:hAnsi="Tahoma"/>
    </w:rPr>
  </w:style>
  <w:style w:type="paragraph" w:customStyle="1" w:styleId="195">
    <w:name w:val="目录子"/>
    <w:basedOn w:val="1"/>
    <w:autoRedefine/>
    <w:qFormat/>
    <w:uiPriority w:val="0"/>
    <w:rPr>
      <w:rFonts w:eastAsia="华文楷体"/>
      <w:sz w:val="36"/>
    </w:rPr>
  </w:style>
  <w:style w:type="paragraph" w:customStyle="1" w:styleId="196">
    <w:name w:val="目录名"/>
    <w:basedOn w:val="1"/>
    <w:autoRedefine/>
    <w:qFormat/>
    <w:uiPriority w:val="0"/>
    <w:pPr>
      <w:jc w:val="center"/>
    </w:pPr>
    <w:rPr>
      <w:rFonts w:ascii="华文楷体" w:hAnsi="华文楷体" w:eastAsia="华文楷体"/>
      <w:sz w:val="52"/>
      <w:szCs w:val="20"/>
    </w:rPr>
  </w:style>
  <w:style w:type="paragraph" w:customStyle="1" w:styleId="197">
    <w:name w:val="章目录"/>
    <w:basedOn w:val="195"/>
    <w:autoRedefine/>
    <w:qFormat/>
    <w:uiPriority w:val="0"/>
    <w:rPr>
      <w:sz w:val="44"/>
    </w:rPr>
  </w:style>
  <w:style w:type="paragraph" w:customStyle="1" w:styleId="198">
    <w:name w:val="目录子子"/>
    <w:basedOn w:val="195"/>
    <w:autoRedefine/>
    <w:qFormat/>
    <w:uiPriority w:val="0"/>
    <w:rPr>
      <w:sz w:val="30"/>
    </w:rPr>
  </w:style>
  <w:style w:type="paragraph" w:customStyle="1" w:styleId="199">
    <w:name w:val="标题 41"/>
    <w:basedOn w:val="1"/>
    <w:autoRedefine/>
    <w:qFormat/>
    <w:uiPriority w:val="0"/>
    <w:pPr>
      <w:adjustRightInd w:val="0"/>
      <w:spacing w:line="312" w:lineRule="atLeast"/>
      <w:ind w:left="1700" w:hanging="425"/>
    </w:pPr>
    <w:rPr>
      <w:szCs w:val="20"/>
    </w:rPr>
  </w:style>
  <w:style w:type="character" w:customStyle="1" w:styleId="200">
    <w:name w:val="样式 标题 3Titolo Sotto/Sottosezione1.1.1 Heading 3h3Titre CE3...2 Char"/>
    <w:link w:val="201"/>
    <w:autoRedefine/>
    <w:qFormat/>
    <w:locked/>
    <w:uiPriority w:val="0"/>
    <w:rPr>
      <w:rFonts w:ascii="Arial" w:hAnsi="Arial" w:eastAsia="黑体" w:cs="Arial"/>
      <w:sz w:val="28"/>
    </w:rPr>
  </w:style>
  <w:style w:type="paragraph" w:customStyle="1" w:styleId="201">
    <w:name w:val="样式 标题 3Titolo Sotto/Sottosezione1.1.1 Heading 3h3Titre CE3...2"/>
    <w:basedOn w:val="4"/>
    <w:link w:val="200"/>
    <w:autoRedefine/>
    <w:qFormat/>
    <w:uiPriority w:val="0"/>
    <w:pPr>
      <w:numPr>
        <w:ilvl w:val="0"/>
        <w:numId w:val="0"/>
      </w:numPr>
      <w:adjustRightInd w:val="0"/>
      <w:spacing w:before="160" w:after="160" w:line="160" w:lineRule="atLeast"/>
      <w:ind w:left="851" w:hanging="425"/>
    </w:pPr>
    <w:rPr>
      <w:rFonts w:ascii="Arial" w:hAnsi="Arial" w:eastAsia="黑体"/>
      <w:bCs w:val="0"/>
      <w:sz w:val="28"/>
      <w:szCs w:val="20"/>
    </w:rPr>
  </w:style>
  <w:style w:type="paragraph" w:customStyle="1" w:styleId="202">
    <w:name w:val="Char Char1 Char"/>
    <w:basedOn w:val="36"/>
    <w:autoRedefine/>
    <w:qFormat/>
    <w:uiPriority w:val="0"/>
    <w:pPr>
      <w:shd w:val="clear" w:color="auto" w:fill="000080"/>
      <w:jc w:val="both"/>
    </w:pPr>
    <w:rPr>
      <w:rFonts w:ascii="Tahoma" w:hAnsi="Tahoma"/>
      <w:sz w:val="24"/>
      <w:szCs w:val="24"/>
    </w:rPr>
  </w:style>
  <w:style w:type="paragraph" w:customStyle="1" w:styleId="203">
    <w:name w:val="Default"/>
    <w:autoRedefine/>
    <w:qFormat/>
    <w:uiPriority w:val="0"/>
    <w:pPr>
      <w:widowControl w:val="0"/>
      <w:autoSpaceDE w:val="0"/>
      <w:autoSpaceDN w:val="0"/>
      <w:adjustRightInd w:val="0"/>
    </w:pPr>
    <w:rPr>
      <w:rFonts w:ascii="宋体" w:hAnsi="Calibri" w:eastAsia="宋体" w:cs="宋体"/>
      <w:color w:val="000000"/>
      <w:kern w:val="2"/>
      <w:sz w:val="24"/>
      <w:szCs w:val="24"/>
      <w:lang w:val="en-US" w:eastAsia="zh-CN" w:bidi="ar-SA"/>
    </w:rPr>
  </w:style>
  <w:style w:type="paragraph" w:customStyle="1" w:styleId="204">
    <w:name w:val="样式 文档正文 + Calibri 五号"/>
    <w:basedOn w:val="1"/>
    <w:autoRedefine/>
    <w:qFormat/>
    <w:uiPriority w:val="0"/>
    <w:pPr>
      <w:adjustRightInd w:val="0"/>
      <w:spacing w:line="360" w:lineRule="auto"/>
      <w:ind w:firstLine="200" w:firstLineChars="200"/>
    </w:pPr>
    <w:rPr>
      <w:rFonts w:ascii="Calibri" w:hAnsi="Calibri"/>
      <w:szCs w:val="20"/>
    </w:rPr>
  </w:style>
  <w:style w:type="character" w:customStyle="1" w:styleId="205">
    <w:name w:val="标题2 Char"/>
    <w:link w:val="206"/>
    <w:autoRedefine/>
    <w:qFormat/>
    <w:locked/>
    <w:uiPriority w:val="0"/>
    <w:rPr>
      <w:rFonts w:ascii="Arial" w:hAnsi="Arial" w:eastAsia="黑体" w:cs="宋体"/>
      <w:kern w:val="2"/>
      <w:sz w:val="28"/>
      <w:szCs w:val="22"/>
    </w:rPr>
  </w:style>
  <w:style w:type="paragraph" w:customStyle="1" w:styleId="206">
    <w:name w:val="标题2"/>
    <w:basedOn w:val="201"/>
    <w:link w:val="205"/>
    <w:autoRedefine/>
    <w:qFormat/>
    <w:uiPriority w:val="0"/>
    <w:pPr>
      <w:numPr>
        <w:ilvl w:val="1"/>
        <w:numId w:val="19"/>
      </w:numPr>
      <w:ind w:left="992"/>
    </w:pPr>
    <w:rPr>
      <w:kern w:val="2"/>
      <w:szCs w:val="22"/>
    </w:rPr>
  </w:style>
  <w:style w:type="character" w:customStyle="1" w:styleId="207">
    <w:name w:val="标题3 Char"/>
    <w:link w:val="208"/>
    <w:autoRedefine/>
    <w:qFormat/>
    <w:locked/>
    <w:uiPriority w:val="0"/>
    <w:rPr>
      <w:rFonts w:ascii="Arial" w:hAnsi="Arial" w:eastAsia="黑体" w:cs="宋体"/>
      <w:kern w:val="2"/>
      <w:sz w:val="28"/>
      <w:szCs w:val="22"/>
    </w:rPr>
  </w:style>
  <w:style w:type="paragraph" w:customStyle="1" w:styleId="208">
    <w:name w:val="标题3"/>
    <w:basedOn w:val="206"/>
    <w:link w:val="207"/>
    <w:autoRedefine/>
    <w:qFormat/>
    <w:uiPriority w:val="0"/>
    <w:pPr>
      <w:numPr>
        <w:numId w:val="20"/>
      </w:numPr>
      <w:tabs>
        <w:tab w:val="left" w:pos="420"/>
        <w:tab w:val="left" w:pos="840"/>
      </w:tabs>
    </w:pPr>
  </w:style>
  <w:style w:type="character" w:customStyle="1" w:styleId="209">
    <w:name w:val="文档正文 Char"/>
    <w:link w:val="210"/>
    <w:autoRedefine/>
    <w:qFormat/>
    <w:locked/>
    <w:uiPriority w:val="0"/>
    <w:rPr>
      <w:rFonts w:ascii="Arial Narrow" w:hAnsi="Arial Narrow"/>
      <w:sz w:val="24"/>
      <w:szCs w:val="24"/>
    </w:rPr>
  </w:style>
  <w:style w:type="paragraph" w:customStyle="1" w:styleId="210">
    <w:name w:val="文档正文"/>
    <w:basedOn w:val="1"/>
    <w:link w:val="209"/>
    <w:autoRedefine/>
    <w:qFormat/>
    <w:uiPriority w:val="0"/>
    <w:pPr>
      <w:adjustRightInd w:val="0"/>
      <w:spacing w:line="440" w:lineRule="exact"/>
      <w:ind w:firstLine="567"/>
    </w:pPr>
    <w:rPr>
      <w:rFonts w:ascii="Arial Narrow" w:hAnsi="Arial Narrow"/>
    </w:rPr>
  </w:style>
  <w:style w:type="character" w:customStyle="1" w:styleId="211">
    <w:name w:val="样式 (西文) 黑体 (中文) 黑体 小四 段前: 7.8 磅 段后: 7.8 磅 行距: 1.5 倍行距 左  2... Char"/>
    <w:link w:val="212"/>
    <w:autoRedefine/>
    <w:qFormat/>
    <w:locked/>
    <w:uiPriority w:val="0"/>
    <w:rPr>
      <w:rFonts w:ascii="黑体" w:eastAsia="黑体"/>
      <w:sz w:val="24"/>
    </w:rPr>
  </w:style>
  <w:style w:type="paragraph" w:customStyle="1" w:styleId="212">
    <w:name w:val="样式 (西文) 黑体 (中文) 黑体 小四 段前: 7.8 磅 段后: 7.8 磅 行距: 1.5 倍行距 左  2..."/>
    <w:basedOn w:val="1"/>
    <w:link w:val="211"/>
    <w:autoRedefine/>
    <w:qFormat/>
    <w:uiPriority w:val="0"/>
    <w:pPr>
      <w:adjustRightInd w:val="0"/>
      <w:spacing w:before="156" w:after="156" w:line="360" w:lineRule="auto"/>
      <w:ind w:left="420" w:leftChars="200"/>
    </w:pPr>
    <w:rPr>
      <w:rFonts w:ascii="黑体" w:eastAsia="黑体"/>
      <w:szCs w:val="20"/>
    </w:rPr>
  </w:style>
  <w:style w:type="character" w:customStyle="1" w:styleId="213">
    <w:name w:val="样式 居中 Char"/>
    <w:link w:val="214"/>
    <w:autoRedefine/>
    <w:qFormat/>
    <w:locked/>
    <w:uiPriority w:val="0"/>
    <w:rPr>
      <w:rFonts w:ascii="Arial" w:hAnsi="Arial" w:cs="Arial"/>
      <w:sz w:val="24"/>
    </w:rPr>
  </w:style>
  <w:style w:type="paragraph" w:customStyle="1" w:styleId="214">
    <w:name w:val="样式 居中"/>
    <w:basedOn w:val="1"/>
    <w:link w:val="213"/>
    <w:autoRedefine/>
    <w:qFormat/>
    <w:uiPriority w:val="0"/>
    <w:pPr>
      <w:adjustRightInd w:val="0"/>
      <w:spacing w:line="360" w:lineRule="auto"/>
      <w:jc w:val="center"/>
    </w:pPr>
    <w:rPr>
      <w:rFonts w:ascii="Arial" w:hAnsi="Arial"/>
      <w:szCs w:val="20"/>
    </w:rPr>
  </w:style>
  <w:style w:type="character" w:customStyle="1" w:styleId="215">
    <w:name w:val="行距: 1.5 倍行距 Char"/>
    <w:link w:val="216"/>
    <w:autoRedefine/>
    <w:qFormat/>
    <w:locked/>
    <w:uiPriority w:val="0"/>
    <w:rPr>
      <w:rFonts w:ascii="Arial" w:hAnsi="Arial" w:cs="Arial"/>
      <w:sz w:val="24"/>
    </w:rPr>
  </w:style>
  <w:style w:type="paragraph" w:customStyle="1" w:styleId="216">
    <w:name w:val="行距: 1.5 倍行距"/>
    <w:basedOn w:val="1"/>
    <w:link w:val="215"/>
    <w:autoRedefine/>
    <w:qFormat/>
    <w:uiPriority w:val="0"/>
    <w:pPr>
      <w:spacing w:line="360" w:lineRule="auto"/>
      <w:ind w:firstLine="480" w:firstLineChars="200"/>
    </w:pPr>
    <w:rPr>
      <w:rFonts w:ascii="Arial" w:hAnsi="Arial"/>
      <w:szCs w:val="20"/>
    </w:rPr>
  </w:style>
  <w:style w:type="paragraph" w:customStyle="1" w:styleId="217">
    <w:name w:val="Char Char Char Char Char Char Char Char Char Char Char Char Char"/>
    <w:basedOn w:val="1"/>
    <w:autoRedefine/>
    <w:qFormat/>
    <w:uiPriority w:val="0"/>
    <w:pPr>
      <w:keepNext/>
      <w:autoSpaceDE w:val="0"/>
      <w:autoSpaceDN w:val="0"/>
      <w:adjustRightInd w:val="0"/>
      <w:snapToGrid w:val="0"/>
      <w:spacing w:line="300" w:lineRule="auto"/>
    </w:pPr>
    <w:rPr>
      <w:szCs w:val="21"/>
    </w:rPr>
  </w:style>
  <w:style w:type="paragraph" w:customStyle="1" w:styleId="218">
    <w:name w:val="正文wh Char Char Char Char"/>
    <w:basedOn w:val="1"/>
    <w:autoRedefine/>
    <w:qFormat/>
    <w:uiPriority w:val="0"/>
    <w:pPr>
      <w:spacing w:line="360" w:lineRule="auto"/>
      <w:ind w:firstLine="200" w:firstLineChars="200"/>
    </w:pPr>
    <w:rPr>
      <w:rFonts w:ascii="Tahoma" w:hAnsi="Tahoma"/>
      <w:szCs w:val="20"/>
    </w:rPr>
  </w:style>
  <w:style w:type="paragraph" w:customStyle="1" w:styleId="219">
    <w:name w:val="Char Char Char2 Char"/>
    <w:basedOn w:val="1"/>
    <w:autoRedefine/>
    <w:qFormat/>
    <w:uiPriority w:val="0"/>
    <w:rPr>
      <w:rFonts w:ascii="Tahoma" w:hAnsi="Tahoma"/>
      <w:szCs w:val="20"/>
    </w:rPr>
  </w:style>
  <w:style w:type="paragraph" w:customStyle="1" w:styleId="220">
    <w:name w:val="Char1"/>
    <w:basedOn w:val="16"/>
    <w:autoRedefine/>
    <w:qFormat/>
    <w:uiPriority w:val="0"/>
    <w:rPr>
      <w:rFonts w:ascii="Tahoma" w:hAnsi="Tahoma"/>
    </w:rPr>
  </w:style>
  <w:style w:type="paragraph" w:customStyle="1" w:styleId="221">
    <w:name w:val="封面中部"/>
    <w:basedOn w:val="1"/>
    <w:autoRedefine/>
    <w:qFormat/>
    <w:uiPriority w:val="0"/>
    <w:pPr>
      <w:tabs>
        <w:tab w:val="left" w:pos="5040"/>
      </w:tabs>
      <w:adjustRightInd w:val="0"/>
      <w:spacing w:line="300" w:lineRule="auto"/>
    </w:pPr>
    <w:rPr>
      <w:rFonts w:ascii="昆仑仿宋" w:eastAsia="昆仑仿宋"/>
      <w:sz w:val="32"/>
      <w:szCs w:val="20"/>
    </w:rPr>
  </w:style>
  <w:style w:type="paragraph" w:customStyle="1" w:styleId="222">
    <w:name w:val="Char1 Char Char Char Char Char Char1"/>
    <w:basedOn w:val="1"/>
    <w:autoRedefine/>
    <w:qFormat/>
    <w:uiPriority w:val="0"/>
    <w:rPr>
      <w:rFonts w:ascii="Arial" w:hAnsi="Arial" w:cs="Arial"/>
    </w:rPr>
  </w:style>
  <w:style w:type="paragraph" w:customStyle="1" w:styleId="223">
    <w:name w:val="表格题注"/>
    <w:next w:val="1"/>
    <w:autoRedefine/>
    <w:qFormat/>
    <w:uiPriority w:val="0"/>
    <w:pPr>
      <w:keepLines/>
      <w:numPr>
        <w:ilvl w:val="8"/>
        <w:numId w:val="21"/>
      </w:numPr>
      <w:spacing w:beforeLines="100"/>
      <w:ind w:left="1089" w:hanging="369"/>
      <w:jc w:val="center"/>
    </w:pPr>
    <w:rPr>
      <w:rFonts w:ascii="Arial" w:hAnsi="Arial" w:eastAsia="宋体" w:cs="Times New Roman"/>
      <w:kern w:val="2"/>
      <w:sz w:val="18"/>
      <w:szCs w:val="18"/>
      <w:lang w:val="en-US" w:eastAsia="zh-CN" w:bidi="ar-SA"/>
    </w:rPr>
  </w:style>
  <w:style w:type="paragraph" w:customStyle="1" w:styleId="224">
    <w:name w:val="插图题注"/>
    <w:next w:val="1"/>
    <w:autoRedefine/>
    <w:qFormat/>
    <w:uiPriority w:val="0"/>
    <w:pPr>
      <w:numPr>
        <w:ilvl w:val="7"/>
        <w:numId w:val="21"/>
      </w:numPr>
      <w:ind w:left="1089" w:hanging="369"/>
      <w:jc w:val="center"/>
    </w:pPr>
    <w:rPr>
      <w:rFonts w:ascii="Arial" w:hAnsi="Arial" w:eastAsia="宋体" w:cs="Times New Roman"/>
      <w:kern w:val="2"/>
      <w:sz w:val="18"/>
      <w:szCs w:val="18"/>
      <w:lang w:val="en-US" w:eastAsia="zh-CN" w:bidi="ar-SA"/>
    </w:rPr>
  </w:style>
  <w:style w:type="paragraph" w:customStyle="1" w:styleId="225">
    <w:name w:val="默认段落字体 Para Char Char Char Char Char Char Char Char Char Char"/>
    <w:basedOn w:val="16"/>
    <w:autoRedefine/>
    <w:qFormat/>
    <w:uiPriority w:val="0"/>
    <w:rPr>
      <w:rFonts w:ascii="Tahoma" w:hAnsi="Tahoma"/>
      <w:szCs w:val="20"/>
    </w:rPr>
  </w:style>
  <w:style w:type="paragraph" w:customStyle="1" w:styleId="226">
    <w:name w:val="默认段落字体 Para Char Char Char Char Char Char Char Char Char Char Char Char Char Char"/>
    <w:basedOn w:val="16"/>
    <w:autoRedefine/>
    <w:qFormat/>
    <w:uiPriority w:val="0"/>
    <w:rPr>
      <w:rFonts w:ascii="Tahoma" w:hAnsi="Tahoma"/>
    </w:rPr>
  </w:style>
  <w:style w:type="paragraph" w:customStyle="1" w:styleId="227">
    <w:name w:val="Char1 Char Char Char"/>
    <w:basedOn w:val="16"/>
    <w:autoRedefine/>
    <w:qFormat/>
    <w:uiPriority w:val="0"/>
    <w:pPr>
      <w:adjustRightInd w:val="0"/>
      <w:spacing w:line="436" w:lineRule="exact"/>
      <w:ind w:left="357"/>
      <w:outlineLvl w:val="3"/>
    </w:pPr>
    <w:rPr>
      <w:rFonts w:ascii="Tahoma" w:hAnsi="Tahoma"/>
      <w:b/>
    </w:rPr>
  </w:style>
  <w:style w:type="paragraph" w:customStyle="1" w:styleId="228">
    <w:name w:val="表格内文字"/>
    <w:basedOn w:val="1"/>
    <w:autoRedefine/>
    <w:qFormat/>
    <w:uiPriority w:val="0"/>
    <w:pPr>
      <w:keepLines/>
      <w:spacing w:before="40" w:after="40" w:line="300" w:lineRule="auto"/>
    </w:pPr>
    <w:rPr>
      <w:sz w:val="18"/>
      <w:szCs w:val="18"/>
    </w:rPr>
  </w:style>
  <w:style w:type="paragraph" w:customStyle="1" w:styleId="229">
    <w:name w:val="Char"/>
    <w:basedOn w:val="16"/>
    <w:autoRedefine/>
    <w:qFormat/>
    <w:uiPriority w:val="0"/>
    <w:rPr>
      <w:rFonts w:ascii="Tahoma" w:hAnsi="Tahoma"/>
    </w:rPr>
  </w:style>
  <w:style w:type="paragraph" w:customStyle="1" w:styleId="230">
    <w:name w:val="题头内容"/>
    <w:basedOn w:val="1"/>
    <w:autoRedefine/>
    <w:qFormat/>
    <w:uiPriority w:val="0"/>
    <w:pPr>
      <w:adjustRightInd w:val="0"/>
      <w:spacing w:before="120" w:after="120" w:line="312" w:lineRule="atLeast"/>
      <w:ind w:right="879" w:firstLine="839"/>
      <w:jc w:val="center"/>
    </w:pPr>
    <w:rPr>
      <w:rFonts w:ascii="黑体" w:eastAsia="黑体"/>
      <w:sz w:val="44"/>
      <w:szCs w:val="20"/>
    </w:rPr>
  </w:style>
  <w:style w:type="paragraph" w:customStyle="1" w:styleId="231">
    <w:name w:val="列出段落1"/>
    <w:basedOn w:val="1"/>
    <w:autoRedefine/>
    <w:qFormat/>
    <w:uiPriority w:val="0"/>
    <w:pPr>
      <w:ind w:firstLine="420" w:firstLineChars="200"/>
    </w:pPr>
    <w:rPr>
      <w:rFonts w:ascii="Calibri" w:hAnsi="Calibri"/>
      <w:szCs w:val="22"/>
    </w:rPr>
  </w:style>
  <w:style w:type="paragraph" w:customStyle="1" w:styleId="232">
    <w:name w:val="图编号"/>
    <w:basedOn w:val="1"/>
    <w:autoRedefine/>
    <w:qFormat/>
    <w:uiPriority w:val="0"/>
    <w:pPr>
      <w:numPr>
        <w:ilvl w:val="0"/>
        <w:numId w:val="22"/>
      </w:numPr>
      <w:spacing w:line="360" w:lineRule="auto"/>
      <w:jc w:val="center"/>
    </w:pPr>
    <w:rPr>
      <w:szCs w:val="20"/>
    </w:rPr>
  </w:style>
  <w:style w:type="character" w:customStyle="1" w:styleId="233">
    <w:name w:val="QB正文 Char"/>
    <w:link w:val="234"/>
    <w:autoRedefine/>
    <w:qFormat/>
    <w:locked/>
    <w:uiPriority w:val="0"/>
    <w:rPr>
      <w:rFonts w:ascii="宋体"/>
      <w:sz w:val="21"/>
    </w:rPr>
  </w:style>
  <w:style w:type="paragraph" w:customStyle="1" w:styleId="234">
    <w:name w:val="QB正文"/>
    <w:basedOn w:val="1"/>
    <w:link w:val="233"/>
    <w:autoRedefine/>
    <w:qFormat/>
    <w:uiPriority w:val="0"/>
    <w:pPr>
      <w:autoSpaceDE w:val="0"/>
      <w:autoSpaceDN w:val="0"/>
      <w:ind w:firstLine="200" w:firstLineChars="200"/>
    </w:pPr>
    <w:rPr>
      <w:szCs w:val="20"/>
    </w:rPr>
  </w:style>
  <w:style w:type="character" w:customStyle="1" w:styleId="235">
    <w:name w:val="批注文字 Char1"/>
    <w:autoRedefine/>
    <w:semiHidden/>
    <w:qFormat/>
    <w:uiPriority w:val="99"/>
    <w:rPr>
      <w:rFonts w:hint="default" w:ascii="Times New Roman" w:hAnsi="Times New Roman" w:cs="Times New Roman"/>
      <w:kern w:val="2"/>
      <w:sz w:val="24"/>
      <w:szCs w:val="24"/>
    </w:rPr>
  </w:style>
  <w:style w:type="character" w:customStyle="1" w:styleId="236">
    <w:name w:val="批注主题 Char1"/>
    <w:autoRedefine/>
    <w:semiHidden/>
    <w:qFormat/>
    <w:uiPriority w:val="99"/>
    <w:rPr>
      <w:rFonts w:hint="default" w:ascii="Times New Roman" w:hAnsi="Times New Roman" w:cs="Times New Roman"/>
      <w:b/>
      <w:bCs/>
      <w:kern w:val="2"/>
      <w:sz w:val="24"/>
      <w:szCs w:val="24"/>
    </w:rPr>
  </w:style>
  <w:style w:type="character" w:customStyle="1" w:styleId="237">
    <w:name w:val="apple-style-span"/>
    <w:autoRedefine/>
    <w:qFormat/>
    <w:uiPriority w:val="0"/>
  </w:style>
  <w:style w:type="character" w:customStyle="1" w:styleId="238">
    <w:name w:val="short_text"/>
    <w:autoRedefine/>
    <w:qFormat/>
    <w:uiPriority w:val="0"/>
  </w:style>
  <w:style w:type="paragraph" w:customStyle="1" w:styleId="239">
    <w:name w:val="Revision1"/>
    <w:autoRedefine/>
    <w:hidden/>
    <w:semiHidden/>
    <w:qFormat/>
    <w:uiPriority w:val="99"/>
    <w:rPr>
      <w:rFonts w:eastAsia="宋体" w:cs="Times New Roman" w:asciiTheme="minorHAnsi" w:hAnsiTheme="minorHAnsi"/>
      <w:kern w:val="2"/>
      <w:sz w:val="21"/>
      <w:szCs w:val="24"/>
      <w:lang w:val="en-US" w:eastAsia="zh-CN" w:bidi="ar-SA"/>
    </w:rPr>
  </w:style>
  <w:style w:type="paragraph" w:customStyle="1" w:styleId="240">
    <w:name w:val="QB标题1"/>
    <w:next w:val="1"/>
    <w:autoRedefine/>
    <w:qFormat/>
    <w:uiPriority w:val="0"/>
    <w:pPr>
      <w:keepNext/>
      <w:keepLines/>
      <w:widowControl w:val="0"/>
      <w:numPr>
        <w:ilvl w:val="0"/>
        <w:numId w:val="23"/>
      </w:numPr>
      <w:spacing w:before="340" w:after="330" w:line="578" w:lineRule="auto"/>
      <w:jc w:val="both"/>
      <w:outlineLvl w:val="0"/>
    </w:pPr>
    <w:rPr>
      <w:rFonts w:ascii="黑体" w:eastAsia="黑体" w:cs="Times New Roman" w:hAnsiTheme="minorHAnsi"/>
      <w:kern w:val="44"/>
      <w:sz w:val="21"/>
      <w:szCs w:val="24"/>
      <w:lang w:val="en-US" w:eastAsia="zh-CN" w:bidi="ar-SA"/>
    </w:rPr>
  </w:style>
  <w:style w:type="paragraph" w:customStyle="1" w:styleId="241">
    <w:name w:val="QB标题2"/>
    <w:next w:val="1"/>
    <w:autoRedefine/>
    <w:qFormat/>
    <w:uiPriority w:val="0"/>
    <w:pPr>
      <w:keepNext/>
      <w:keepLines/>
      <w:widowControl w:val="0"/>
      <w:numPr>
        <w:ilvl w:val="1"/>
        <w:numId w:val="23"/>
      </w:numPr>
      <w:spacing w:before="260" w:after="260" w:line="415" w:lineRule="auto"/>
      <w:jc w:val="both"/>
      <w:outlineLvl w:val="1"/>
    </w:pPr>
    <w:rPr>
      <w:rFonts w:ascii="Arial" w:hAnsi="Arial" w:eastAsia="黑体" w:cs="Times New Roman"/>
      <w:kern w:val="2"/>
      <w:sz w:val="21"/>
      <w:szCs w:val="24"/>
      <w:lang w:val="en-US" w:eastAsia="zh-CN" w:bidi="ar-SA"/>
    </w:rPr>
  </w:style>
  <w:style w:type="paragraph" w:customStyle="1" w:styleId="242">
    <w:name w:val="QB标题3"/>
    <w:basedOn w:val="1"/>
    <w:next w:val="1"/>
    <w:autoRedefine/>
    <w:qFormat/>
    <w:uiPriority w:val="0"/>
    <w:pPr>
      <w:keepNext/>
      <w:keepLines/>
      <w:numPr>
        <w:ilvl w:val="2"/>
        <w:numId w:val="23"/>
      </w:numPr>
      <w:spacing w:before="260" w:after="260" w:line="416" w:lineRule="auto"/>
      <w:outlineLvl w:val="2"/>
    </w:pPr>
    <w:rPr>
      <w:rFonts w:ascii="Arial" w:hAnsi="Arial" w:eastAsia="黑体"/>
      <w:bCs/>
      <w:szCs w:val="21"/>
    </w:rPr>
  </w:style>
  <w:style w:type="paragraph" w:customStyle="1" w:styleId="243">
    <w:name w:val="QB标题4"/>
    <w:basedOn w:val="242"/>
    <w:next w:val="1"/>
    <w:autoRedefine/>
    <w:qFormat/>
    <w:uiPriority w:val="0"/>
    <w:pPr>
      <w:numPr>
        <w:ilvl w:val="3"/>
      </w:numPr>
    </w:pPr>
  </w:style>
  <w:style w:type="paragraph" w:customStyle="1" w:styleId="244">
    <w:name w:val="QB标题5"/>
    <w:basedOn w:val="243"/>
    <w:next w:val="1"/>
    <w:autoRedefine/>
    <w:qFormat/>
    <w:uiPriority w:val="0"/>
    <w:pPr>
      <w:numPr>
        <w:ilvl w:val="4"/>
      </w:numPr>
    </w:pPr>
  </w:style>
  <w:style w:type="paragraph" w:customStyle="1" w:styleId="245">
    <w:name w:val="QB标题6"/>
    <w:basedOn w:val="244"/>
    <w:next w:val="1"/>
    <w:autoRedefine/>
    <w:qFormat/>
    <w:uiPriority w:val="0"/>
    <w:pPr>
      <w:numPr>
        <w:ilvl w:val="5"/>
      </w:numPr>
    </w:pPr>
  </w:style>
  <w:style w:type="paragraph" w:customStyle="1" w:styleId="246">
    <w:name w:val="列出段落2"/>
    <w:basedOn w:val="1"/>
    <w:autoRedefine/>
    <w:qFormat/>
    <w:uiPriority w:val="34"/>
    <w:pPr>
      <w:numPr>
        <w:ilvl w:val="0"/>
        <w:numId w:val="24"/>
      </w:numPr>
      <w:spacing w:before="60" w:after="60"/>
    </w:pPr>
    <w:rPr>
      <w:rFonts w:ascii="Arial" w:hAnsi="Arial"/>
      <w:sz w:val="22"/>
      <w:szCs w:val="20"/>
      <w:lang w:val="en-GB" w:bidi="bn-BD"/>
    </w:rPr>
  </w:style>
  <w:style w:type="paragraph" w:customStyle="1" w:styleId="247">
    <w:name w:val="List Paragraph letter"/>
    <w:basedOn w:val="1"/>
    <w:autoRedefine/>
    <w:qFormat/>
    <w:uiPriority w:val="0"/>
    <w:pPr>
      <w:numPr>
        <w:ilvl w:val="0"/>
        <w:numId w:val="25"/>
      </w:numPr>
      <w:spacing w:before="60" w:after="60"/>
    </w:pPr>
    <w:rPr>
      <w:rFonts w:ascii="Calibri" w:hAnsi="Calibri"/>
      <w:szCs w:val="22"/>
    </w:rPr>
  </w:style>
  <w:style w:type="character" w:customStyle="1" w:styleId="248">
    <w:name w:val="题注 字符"/>
    <w:link w:val="14"/>
    <w:autoRedefine/>
    <w:qFormat/>
    <w:locked/>
    <w:uiPriority w:val="99"/>
    <w:rPr>
      <w:rFonts w:ascii="Arial" w:hAnsi="Arial" w:eastAsia="黑体" w:cs="Arial"/>
      <w:kern w:val="2"/>
    </w:rPr>
  </w:style>
  <w:style w:type="character" w:customStyle="1" w:styleId="249">
    <w:name w:val="纯文本 字符"/>
    <w:basedOn w:val="55"/>
    <w:link w:val="28"/>
    <w:autoRedefine/>
    <w:qFormat/>
    <w:uiPriority w:val="99"/>
    <w:rPr>
      <w:rFonts w:ascii="Calibri" w:hAnsi="Calibri" w:eastAsia="Calibri"/>
      <w:sz w:val="22"/>
      <w:szCs w:val="21"/>
      <w:lang w:val="it-IT" w:eastAsia="en-US"/>
    </w:rPr>
  </w:style>
  <w:style w:type="character" w:customStyle="1" w:styleId="250">
    <w:name w:val="x_apple-style-span"/>
    <w:basedOn w:val="55"/>
    <w:autoRedefine/>
    <w:qFormat/>
    <w:uiPriority w:val="0"/>
  </w:style>
  <w:style w:type="character" w:customStyle="1" w:styleId="251">
    <w:name w:val="日期 字符"/>
    <w:basedOn w:val="55"/>
    <w:link w:val="31"/>
    <w:autoRedefine/>
    <w:qFormat/>
    <w:uiPriority w:val="0"/>
    <w:rPr>
      <w:kern w:val="2"/>
      <w:sz w:val="21"/>
      <w:szCs w:val="24"/>
    </w:rPr>
  </w:style>
  <w:style w:type="paragraph" w:customStyle="1" w:styleId="252">
    <w:name w:val="List Bullet (sub)"/>
    <w:basedOn w:val="19"/>
    <w:autoRedefine/>
    <w:qFormat/>
    <w:uiPriority w:val="0"/>
    <w:pPr>
      <w:numPr>
        <w:ilvl w:val="3"/>
      </w:numPr>
      <w:tabs>
        <w:tab w:val="left" w:pos="1701"/>
        <w:tab w:val="clear" w:pos="1361"/>
      </w:tabs>
    </w:pPr>
  </w:style>
  <w:style w:type="paragraph" w:customStyle="1" w:styleId="253">
    <w:name w:val="QB前言正文"/>
    <w:basedOn w:val="234"/>
    <w:autoRedefine/>
    <w:qFormat/>
    <w:uiPriority w:val="0"/>
    <w:pPr>
      <w:spacing w:line="360" w:lineRule="auto"/>
    </w:pPr>
    <w:rPr>
      <w:rFonts w:ascii="Times New Roman"/>
      <w:szCs w:val="24"/>
    </w:rPr>
  </w:style>
  <w:style w:type="character" w:customStyle="1" w:styleId="254">
    <w:name w:val="正文字符"/>
    <w:autoRedefine/>
    <w:qFormat/>
    <w:uiPriority w:val="0"/>
    <w:rPr>
      <w:rFonts w:ascii="Times New Roman" w:hAnsi="Times New Roman" w:eastAsia="宋体"/>
      <w:spacing w:val="6"/>
      <w:position w:val="0"/>
      <w:sz w:val="26"/>
    </w:rPr>
  </w:style>
  <w:style w:type="paragraph" w:customStyle="1" w:styleId="255">
    <w:name w:val="Table_text"/>
    <w:basedOn w:val="1"/>
    <w:autoRedefine/>
    <w:qFormat/>
    <w:uiPriority w:val="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ascii="Times New Roman" w:hAnsi="Times New Roman" w:eastAsia="Times New Roman"/>
      <w:sz w:val="22"/>
      <w:szCs w:val="20"/>
      <w:lang w:val="en-GB" w:eastAsia="en-US"/>
    </w:rPr>
  </w:style>
  <w:style w:type="paragraph" w:customStyle="1" w:styleId="256">
    <w:name w:val="标准正文"/>
    <w:basedOn w:val="1"/>
    <w:autoRedefine/>
    <w:qFormat/>
    <w:uiPriority w:val="99"/>
    <w:pPr>
      <w:spacing w:line="360" w:lineRule="auto"/>
      <w:ind w:firstLine="400"/>
    </w:pPr>
    <w:rPr>
      <w:rFonts w:ascii="Times New Roman"/>
      <w:szCs w:val="20"/>
    </w:rPr>
  </w:style>
  <w:style w:type="paragraph" w:customStyle="1" w:styleId="257">
    <w:name w:val="正文1"/>
    <w:autoRedefine/>
    <w:qFormat/>
    <w:uiPriority w:val="0"/>
    <w:pPr>
      <w:widowControl w:val="0"/>
      <w:jc w:val="both"/>
    </w:pPr>
    <w:rPr>
      <w:rFonts w:ascii="Times New Roman" w:hAnsi="Times New Roman" w:cs="Times New Roman" w:eastAsiaTheme="minorEastAsia"/>
      <w:kern w:val="2"/>
      <w:sz w:val="21"/>
      <w:szCs w:val="24"/>
      <w:lang w:val="en-US" w:eastAsia="zh-CN" w:bidi="ar-SA"/>
    </w:rPr>
  </w:style>
  <w:style w:type="paragraph" w:customStyle="1" w:styleId="258">
    <w:name w:val="示例×（段）："/>
    <w:next w:val="40"/>
    <w:autoRedefine/>
    <w:semiHidden/>
    <w:qFormat/>
    <w:uiPriority w:val="0"/>
    <w:pPr>
      <w:ind w:firstLine="567" w:firstLineChars="200"/>
    </w:pPr>
    <w:rPr>
      <w:rFonts w:ascii="宋体" w:hAnsi="宋体" w:eastAsia="宋体" w:cstheme="minorBidi"/>
      <w:kern w:val="2"/>
      <w:sz w:val="21"/>
      <w:szCs w:val="22"/>
      <w:lang w:val="en-US" w:eastAsia="zh-CN" w:bidi="ar-SA"/>
    </w:rPr>
  </w:style>
  <w:style w:type="character" w:customStyle="1" w:styleId="259">
    <w:name w:val="占位符文本1"/>
    <w:basedOn w:val="55"/>
    <w:autoRedefine/>
    <w:semiHidden/>
    <w:qFormat/>
    <w:uiPriority w:val="99"/>
    <w:rPr>
      <w:color w:val="000000"/>
    </w:rPr>
  </w:style>
  <w:style w:type="paragraph" w:customStyle="1" w:styleId="260">
    <w:name w:val="info-text"/>
    <w:basedOn w:val="1"/>
    <w:autoRedefine/>
    <w:qFormat/>
    <w:uiPriority w:val="0"/>
    <w:pPr>
      <w:spacing w:before="100" w:beforeAutospacing="1" w:after="100" w:afterAutospacing="1"/>
    </w:pPr>
  </w:style>
  <w:style w:type="paragraph" w:customStyle="1" w:styleId="261">
    <w:name w:val="列表段落11"/>
    <w:basedOn w:val="1"/>
    <w:autoRedefine/>
    <w:qFormat/>
    <w:uiPriority w:val="34"/>
    <w:pPr>
      <w:adjustRightInd w:val="0"/>
      <w:spacing w:line="312" w:lineRule="atLeast"/>
    </w:pPr>
    <w:rPr>
      <w:szCs w:val="20"/>
    </w:rPr>
  </w:style>
  <w:style w:type="character" w:customStyle="1" w:styleId="262">
    <w:name w:val="占位符文本11"/>
    <w:basedOn w:val="55"/>
    <w:autoRedefine/>
    <w:semiHidden/>
    <w:qFormat/>
    <w:uiPriority w:val="99"/>
    <w:rPr>
      <w:color w:val="000000"/>
    </w:rPr>
  </w:style>
  <w:style w:type="paragraph" w:customStyle="1" w:styleId="263">
    <w:name w:val="修订1"/>
    <w:autoRedefine/>
    <w:hidden/>
    <w:semiHidden/>
    <w:qFormat/>
    <w:uiPriority w:val="99"/>
    <w:rPr>
      <w:rFonts w:ascii="宋体" w:hAnsi="宋体" w:eastAsia="宋体" w:cs="宋体"/>
      <w:sz w:val="24"/>
      <w:szCs w:val="24"/>
      <w:lang w:val="en-US" w:eastAsia="zh-CN" w:bidi="ar-SA"/>
    </w:rPr>
  </w:style>
  <w:style w:type="paragraph" w:customStyle="1" w:styleId="264">
    <w:name w:val="修订2"/>
    <w:autoRedefine/>
    <w:hidden/>
    <w:semiHidden/>
    <w:qFormat/>
    <w:uiPriority w:val="99"/>
    <w:rPr>
      <w:rFonts w:ascii="宋体" w:hAnsi="宋体" w:eastAsia="宋体" w:cs="宋体"/>
      <w:sz w:val="24"/>
      <w:szCs w:val="24"/>
      <w:lang w:val="en-US" w:eastAsia="zh-CN" w:bidi="ar-SA"/>
    </w:rPr>
  </w:style>
  <w:style w:type="paragraph" w:customStyle="1" w:styleId="265">
    <w:name w:val="修订21"/>
    <w:autoRedefine/>
    <w:hidden/>
    <w:semiHidden/>
    <w:qFormat/>
    <w:uiPriority w:val="99"/>
    <w:rPr>
      <w:rFonts w:ascii="宋体" w:hAnsi="宋体" w:eastAsia="宋体" w:cs="宋体"/>
      <w:sz w:val="24"/>
      <w:szCs w:val="24"/>
      <w:lang w:val="en-US" w:eastAsia="zh-CN" w:bidi="ar-SA"/>
    </w:rPr>
  </w:style>
  <w:style w:type="paragraph" w:customStyle="1" w:styleId="266">
    <w:name w:val="修订3"/>
    <w:autoRedefine/>
    <w:hidden/>
    <w:semiHidden/>
    <w:qFormat/>
    <w:uiPriority w:val="99"/>
    <w:rPr>
      <w:rFonts w:ascii="宋体" w:hAnsi="宋体" w:eastAsia="宋体" w:cs="宋体"/>
      <w:sz w:val="24"/>
      <w:szCs w:val="24"/>
      <w:lang w:val="en-US" w:eastAsia="zh-CN" w:bidi="ar-SA"/>
    </w:rPr>
  </w:style>
  <w:style w:type="paragraph" w:styleId="267">
    <w:name w:val="List Paragraph"/>
    <w:basedOn w:val="1"/>
    <w:autoRedefine/>
    <w:qFormat/>
    <w:uiPriority w:val="99"/>
    <w:pPr>
      <w:ind w:firstLine="420" w:firstLineChars="200"/>
    </w:pPr>
  </w:style>
  <w:style w:type="paragraph" w:customStyle="1" w:styleId="268">
    <w:name w:val="TOC Heading"/>
    <w:basedOn w:val="2"/>
    <w:next w:val="1"/>
    <w:autoRedefine/>
    <w:unhideWhenUsed/>
    <w:qFormat/>
    <w:uiPriority w:val="39"/>
    <w:pPr>
      <w:numPr>
        <w:numId w:val="0"/>
      </w:numPr>
      <w:tabs>
        <w:tab w:val="clear" w:pos="432"/>
      </w:tabs>
      <w:spacing w:before="240" w:after="0" w:line="259" w:lineRule="auto"/>
      <w:outlineLvl w:val="9"/>
    </w:pPr>
    <w:rPr>
      <w:rFonts w:asciiTheme="majorHAnsi" w:hAnsiTheme="majorHAnsi" w:eastAsiaTheme="majorEastAsia" w:cstheme="majorBidi"/>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1" Type="http://schemas.openxmlformats.org/officeDocument/2006/relationships/glossaryDocument" Target="glossary/document.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FD52DB73077C94B91C26C59C087003B"/>
        <w:style w:val=""/>
        <w:category>
          <w:name w:val="常规"/>
          <w:gallery w:val="placeholder"/>
        </w:category>
        <w:types>
          <w:type w:val="bbPlcHdr"/>
        </w:types>
        <w:behaviors>
          <w:behavior w:val="content"/>
        </w:behaviors>
        <w:description w:val=""/>
        <w:guid w:val="{19A21510-4C40-014B-BAFE-42A409AAA888}"/>
      </w:docPartPr>
      <w:docPartBody>
        <w:p>
          <w:pPr>
            <w:pStyle w:val="5"/>
          </w:pPr>
          <w:r>
            <w:rPr>
              <w:rStyle w:val="4"/>
              <w:rFonts w:hint="eastAsia"/>
            </w:rPr>
            <w:t>[文稿版次选择]</w:t>
          </w:r>
        </w:p>
      </w:docPartBody>
    </w:docPart>
    <w:docPart>
      <w:docPartPr>
        <w:name w:val="FB78C54CCE4D094DB8849FE724369EC9"/>
        <w:style w:val=""/>
        <w:category>
          <w:name w:val="常规"/>
          <w:gallery w:val="placeholder"/>
        </w:category>
        <w:types>
          <w:type w:val="bbPlcHdr"/>
        </w:types>
        <w:behaviors>
          <w:behavior w:val="content"/>
        </w:behaviors>
        <w:description w:val=""/>
        <w:guid w:val="{AA480C96-71DE-5A46-9D43-EEDD4FB3D502}"/>
      </w:docPartPr>
      <w:docPartBody>
        <w:p>
          <w:pPr>
            <w:pStyle w:val="6"/>
          </w:pPr>
          <w:r>
            <w:rPr>
              <w:rStyle w:val="4"/>
              <w:rFonts w:hint="eastAsia"/>
            </w:rPr>
            <w:t>[点击此处添加本稿完成日期]</w:t>
          </w:r>
        </w:p>
      </w:docPartBody>
    </w:docPart>
    <w:docPart>
      <w:docPartPr>
        <w:name w:val="003D9932684073479A9E465537714C08"/>
        <w:style w:val=""/>
        <w:category>
          <w:name w:val="常规"/>
          <w:gallery w:val="placeholder"/>
        </w:category>
        <w:types>
          <w:type w:val="bbPlcHdr"/>
        </w:types>
        <w:behaviors>
          <w:behavior w:val="content"/>
        </w:behaviors>
        <w:description w:val=""/>
        <w:guid w:val="{81505BA2-2F64-2E49-9EC2-755FE4C3EA42}"/>
      </w:docPartPr>
      <w:docPartBody>
        <w:p>
          <w:pPr>
            <w:pStyle w:val="7"/>
          </w:pPr>
          <w:r>
            <w:rPr>
              <w:rStyle w:val="4"/>
              <w:rFonts w:hint="eastAsia"/>
            </w:rPr>
            <w:t>单击此处输入文字。</w:t>
          </w:r>
        </w:p>
      </w:docPartBody>
    </w:docPart>
    <w:docPart>
      <w:docPartPr>
        <w:name w:val="5F36EB1237C1DB47A4E7EF6B5B1131FE"/>
        <w:style w:val=""/>
        <w:category>
          <w:name w:val="常规"/>
          <w:gallery w:val="placeholder"/>
        </w:category>
        <w:types>
          <w:type w:val="bbPlcHdr"/>
        </w:types>
        <w:behaviors>
          <w:behavior w:val="content"/>
        </w:behaviors>
        <w:description w:val=""/>
        <w:guid w:val="{B35B9D7B-B3B6-E346-A1CA-27E1D629052A}"/>
      </w:docPartPr>
      <w:docPartBody>
        <w:p>
          <w:pPr>
            <w:pStyle w:val="8"/>
          </w:pPr>
          <w:r>
            <w:rPr>
              <w:rStyle w:val="4"/>
              <w:rFonts w:hint="eastAsia"/>
            </w:rPr>
            <w:t>单击此处输入文字。</w:t>
          </w:r>
        </w:p>
      </w:docPartBody>
    </w:docPart>
    <w:docPart>
      <w:docPartPr>
        <w:name w:val="8CFE775E2F36E64080AFDEB4436425C0"/>
        <w:style w:val=""/>
        <w:category>
          <w:name w:val="常规"/>
          <w:gallery w:val="placeholder"/>
        </w:category>
        <w:types>
          <w:type w:val="bbPlcHdr"/>
        </w:types>
        <w:behaviors>
          <w:behavior w:val="content"/>
        </w:behaviors>
        <w:description w:val=""/>
        <w:guid w:val="{F6220742-41C5-ED42-B49E-053E5C6FAE80}"/>
      </w:docPartPr>
      <w:docPartBody>
        <w:p>
          <w:pPr>
            <w:pStyle w:val="9"/>
          </w:pPr>
          <w:r>
            <w:rPr>
              <w:rStyle w:val="4"/>
              <w:rFonts w:hint="eastAsia"/>
            </w:rPr>
            <w:t>单击此处输入文字。</w:t>
          </w:r>
        </w:p>
      </w:docPartBody>
    </w:docPart>
    <w:docPart>
      <w:docPartPr>
        <w:name w:val="6CFE81038355B946B6A05D0114F51C11"/>
        <w:style w:val=""/>
        <w:category>
          <w:name w:val="常规"/>
          <w:gallery w:val="placeholder"/>
        </w:category>
        <w:types>
          <w:type w:val="bbPlcHdr"/>
        </w:types>
        <w:behaviors>
          <w:behavior w:val="content"/>
        </w:behaviors>
        <w:description w:val=""/>
        <w:guid w:val="{AEB0974E-BEEC-B149-A469-1A6C1D2705EC}"/>
      </w:docPartPr>
      <w:docPartBody>
        <w:p>
          <w:pPr>
            <w:pStyle w:val="10"/>
          </w:pPr>
          <w:r>
            <w:rPr>
              <w:rStyle w:val="4"/>
              <w:rFonts w:hint="eastAsia"/>
            </w:rPr>
            <w:t>单击此处输入文字。</w:t>
          </w:r>
        </w:p>
      </w:docPartBody>
    </w:docPart>
    <w:docPart>
      <w:docPartPr>
        <w:name w:val="3134EAEBD345174AB31DDAA83BCEBEF5"/>
        <w:style w:val=""/>
        <w:category>
          <w:name w:val="常规"/>
          <w:gallery w:val="placeholder"/>
        </w:category>
        <w:types>
          <w:type w:val="bbPlcHdr"/>
        </w:types>
        <w:behaviors>
          <w:behavior w:val="content"/>
        </w:behaviors>
        <w:description w:val=""/>
        <w:guid w:val="{F5F917E9-6929-9642-94EF-F4DFF4130730}"/>
      </w:docPartPr>
      <w:docPartBody>
        <w:p>
          <w:pPr>
            <w:pStyle w:val="12"/>
          </w:pPr>
          <w:r>
            <w:rPr>
              <w:rStyle w:val="11"/>
              <w:rFonts w:hint="eastAsia"/>
            </w:rPr>
            <w:t>[点击此处添加标准英文译名]</w:t>
          </w:r>
        </w:p>
      </w:docPartBody>
    </w:docPart>
    <w:docPart>
      <w:docPartPr>
        <w:name w:val="3A3A886E1859BA45B2CAB694024EC1AC"/>
        <w:style w:val=""/>
        <w:category>
          <w:name w:val="常规"/>
          <w:gallery w:val="placeholder"/>
        </w:category>
        <w:types>
          <w:type w:val="bbPlcHdr"/>
        </w:types>
        <w:behaviors>
          <w:behavior w:val="content"/>
        </w:behaviors>
        <w:description w:val=""/>
        <w:guid w:val="{D33F5459-CBB7-4A46-B580-3BE1DE4F4F8B}"/>
      </w:docPartPr>
      <w:docPartBody>
        <w:p>
          <w:pPr>
            <w:pStyle w:val="13"/>
          </w:pPr>
          <w:r>
            <w:rPr>
              <w:rStyle w:val="11"/>
              <w:rFonts w:hint="eastAsia"/>
            </w:rPr>
            <w:t>[点击此处添加与国际标准一致性程度的标识]</w:t>
          </w:r>
        </w:p>
      </w:docPartBody>
    </w:docPart>
    <w:docPart>
      <w:docPartPr>
        <w:name w:val="{ca4965af-0ac2-470a-9d05-dd026bbe3b3a}"/>
        <w:style w:val=""/>
        <w:category>
          <w:name w:val="常规"/>
          <w:gallery w:val="placeholder"/>
        </w:category>
        <w:types>
          <w:type w:val="bbPlcHdr"/>
        </w:types>
        <w:behaviors>
          <w:behavior w:val="content"/>
        </w:behaviors>
        <w:description w:val=""/>
        <w:guid w:val="{CA4965AF-0AC2-470A-9D05-DD026BBE3B3A}"/>
      </w:docPartPr>
      <w:docPartBody>
        <w:p>
          <w:r>
            <w:rPr>
              <w:rStyle w:val="4"/>
            </w:rPr>
            <w:t>_________________________________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D17"/>
    <w:rsid w:val="00006332"/>
    <w:rsid w:val="00034F6D"/>
    <w:rsid w:val="00095824"/>
    <w:rsid w:val="000A6E6A"/>
    <w:rsid w:val="000C49A2"/>
    <w:rsid w:val="000D791B"/>
    <w:rsid w:val="000E1598"/>
    <w:rsid w:val="000F2D1A"/>
    <w:rsid w:val="00132872"/>
    <w:rsid w:val="00197C37"/>
    <w:rsid w:val="001A37F9"/>
    <w:rsid w:val="001D2C25"/>
    <w:rsid w:val="001D6874"/>
    <w:rsid w:val="0020528E"/>
    <w:rsid w:val="00242EA7"/>
    <w:rsid w:val="00244338"/>
    <w:rsid w:val="002A746A"/>
    <w:rsid w:val="00304F30"/>
    <w:rsid w:val="003236A9"/>
    <w:rsid w:val="00357D75"/>
    <w:rsid w:val="00365EE3"/>
    <w:rsid w:val="0037677F"/>
    <w:rsid w:val="00383827"/>
    <w:rsid w:val="00396395"/>
    <w:rsid w:val="003B016C"/>
    <w:rsid w:val="003B3076"/>
    <w:rsid w:val="003C11ED"/>
    <w:rsid w:val="003C5AEF"/>
    <w:rsid w:val="00420321"/>
    <w:rsid w:val="00472FC6"/>
    <w:rsid w:val="004874FB"/>
    <w:rsid w:val="0049349A"/>
    <w:rsid w:val="00496CD5"/>
    <w:rsid w:val="004B22EB"/>
    <w:rsid w:val="004B57FB"/>
    <w:rsid w:val="004B6A52"/>
    <w:rsid w:val="005231BD"/>
    <w:rsid w:val="00523D17"/>
    <w:rsid w:val="005377CB"/>
    <w:rsid w:val="00555FAC"/>
    <w:rsid w:val="00575710"/>
    <w:rsid w:val="00582E00"/>
    <w:rsid w:val="005A75BF"/>
    <w:rsid w:val="006334CC"/>
    <w:rsid w:val="0064307A"/>
    <w:rsid w:val="006772C3"/>
    <w:rsid w:val="006A17C0"/>
    <w:rsid w:val="006C43F9"/>
    <w:rsid w:val="006D2A33"/>
    <w:rsid w:val="006D508F"/>
    <w:rsid w:val="0070237F"/>
    <w:rsid w:val="00704647"/>
    <w:rsid w:val="007412AD"/>
    <w:rsid w:val="00760E3E"/>
    <w:rsid w:val="007660CA"/>
    <w:rsid w:val="00785444"/>
    <w:rsid w:val="007921F6"/>
    <w:rsid w:val="00792D6F"/>
    <w:rsid w:val="007C29F6"/>
    <w:rsid w:val="007D0BE1"/>
    <w:rsid w:val="007D1CCB"/>
    <w:rsid w:val="007D4422"/>
    <w:rsid w:val="007E23A8"/>
    <w:rsid w:val="007E672C"/>
    <w:rsid w:val="00811448"/>
    <w:rsid w:val="00826E04"/>
    <w:rsid w:val="00830167"/>
    <w:rsid w:val="00862ED8"/>
    <w:rsid w:val="0087045E"/>
    <w:rsid w:val="00874D80"/>
    <w:rsid w:val="008B53AD"/>
    <w:rsid w:val="008B7CE9"/>
    <w:rsid w:val="00906B10"/>
    <w:rsid w:val="009164C9"/>
    <w:rsid w:val="009559EE"/>
    <w:rsid w:val="00961B85"/>
    <w:rsid w:val="00975FE8"/>
    <w:rsid w:val="00A027EE"/>
    <w:rsid w:val="00A16489"/>
    <w:rsid w:val="00A252A8"/>
    <w:rsid w:val="00A4092F"/>
    <w:rsid w:val="00A42931"/>
    <w:rsid w:val="00A46F35"/>
    <w:rsid w:val="00A85876"/>
    <w:rsid w:val="00AB2B54"/>
    <w:rsid w:val="00B1538F"/>
    <w:rsid w:val="00B17299"/>
    <w:rsid w:val="00B25200"/>
    <w:rsid w:val="00B27BAF"/>
    <w:rsid w:val="00B34F7C"/>
    <w:rsid w:val="00B36A50"/>
    <w:rsid w:val="00B93E7E"/>
    <w:rsid w:val="00B95BDF"/>
    <w:rsid w:val="00B96C15"/>
    <w:rsid w:val="00BA5BA8"/>
    <w:rsid w:val="00BA6BEF"/>
    <w:rsid w:val="00BB34C8"/>
    <w:rsid w:val="00BD2196"/>
    <w:rsid w:val="00BF4324"/>
    <w:rsid w:val="00C2274E"/>
    <w:rsid w:val="00C34FBC"/>
    <w:rsid w:val="00C35146"/>
    <w:rsid w:val="00C450D6"/>
    <w:rsid w:val="00C469F3"/>
    <w:rsid w:val="00C84F4F"/>
    <w:rsid w:val="00CD41C8"/>
    <w:rsid w:val="00CF5B57"/>
    <w:rsid w:val="00D60B39"/>
    <w:rsid w:val="00DA2A17"/>
    <w:rsid w:val="00DE37A3"/>
    <w:rsid w:val="00DF2A32"/>
    <w:rsid w:val="00E0426F"/>
    <w:rsid w:val="00E045F8"/>
    <w:rsid w:val="00E115C0"/>
    <w:rsid w:val="00E4325A"/>
    <w:rsid w:val="00E77C39"/>
    <w:rsid w:val="00E82596"/>
    <w:rsid w:val="00EA5C6A"/>
    <w:rsid w:val="00F10CA8"/>
    <w:rsid w:val="00F626E9"/>
    <w:rsid w:val="00F73176"/>
    <w:rsid w:val="00F76728"/>
    <w:rsid w:val="00FC0230"/>
    <w:rsid w:val="00FE3489"/>
    <w:rsid w:val="00FF6D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autoRedefine/>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character" w:customStyle="1" w:styleId="4">
    <w:name w:val="占位符文本1"/>
    <w:basedOn w:val="2"/>
    <w:autoRedefine/>
    <w:semiHidden/>
    <w:qFormat/>
    <w:uiPriority w:val="99"/>
    <w:rPr>
      <w:color w:val="000000"/>
    </w:rPr>
  </w:style>
  <w:style w:type="paragraph" w:customStyle="1" w:styleId="5">
    <w:name w:val="BFD52DB73077C94B91C26C59C087003B"/>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customStyle="1" w:styleId="6">
    <w:name w:val="FB78C54CCE4D094DB8849FE724369EC9"/>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customStyle="1" w:styleId="7">
    <w:name w:val="003D9932684073479A9E465537714C08"/>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customStyle="1" w:styleId="8">
    <w:name w:val="5F36EB1237C1DB47A4E7EF6B5B1131FE"/>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customStyle="1" w:styleId="9">
    <w:name w:val="8CFE775E2F36E64080AFDEB4436425C0"/>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customStyle="1" w:styleId="10">
    <w:name w:val="6CFE81038355B946B6A05D0114F51C11"/>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customStyle="1" w:styleId="11">
    <w:name w:val="占位符文本11"/>
    <w:basedOn w:val="2"/>
    <w:autoRedefine/>
    <w:semiHidden/>
    <w:qFormat/>
    <w:uiPriority w:val="99"/>
    <w:rPr>
      <w:color w:val="000000"/>
    </w:rPr>
  </w:style>
  <w:style w:type="paragraph" w:customStyle="1" w:styleId="12">
    <w:name w:val="3134EAEBD345174AB31DDAA83BCEBEF5"/>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customStyle="1" w:styleId="13">
    <w:name w:val="3A3A886E1859BA45B2CAB694024EC1AC"/>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27BB92-4581-47D2-846C-B4A5F9141BAC}">
  <ds:schemaRefs/>
</ds:datastoreItem>
</file>

<file path=docProps/app.xml><?xml version="1.0" encoding="utf-8"?>
<Properties xmlns="http://schemas.openxmlformats.org/officeDocument/2006/extended-properties" xmlns:vt="http://schemas.openxmlformats.org/officeDocument/2006/docPropsVTypes">
  <Template>Normal</Template>
  <Company>zle</Company>
  <Pages>20</Pages>
  <Words>11075</Words>
  <Characters>12163</Characters>
  <Lines>65</Lines>
  <Paragraphs>18</Paragraphs>
  <TotalTime>125</TotalTime>
  <ScaleCrop>false</ScaleCrop>
  <LinksUpToDate>false</LinksUpToDate>
  <CharactersWithSpaces>12423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2021-01-19T10:48:00Z</dcterms:created>
  <dc:creator>CNIS</dc:creator>
  <cp:lastModifiedBy>庄祎</cp:lastModifiedBy>
  <cp:lastPrinted>2019-12-12T06:30:00Z</cp:lastPrinted>
  <dcterms:modified xsi:type="dcterms:W3CDTF">2024-07-02T02:41:41Z</dcterms:modified>
  <dc:title>标准名称</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D9924044E37142C3BEFEC897738EF533_13</vt:lpwstr>
  </property>
</Properties>
</file>